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2236" w14:textId="66AC9068" w:rsidR="006A1986" w:rsidRPr="00297DCC" w:rsidRDefault="006A1986">
      <w:pPr>
        <w:pStyle w:val="a3"/>
        <w:adjustRightInd/>
        <w:spacing w:line="280" w:lineRule="exact"/>
        <w:jc w:val="center"/>
        <w:rPr>
          <w:rFonts w:ascii="ＭＳ 明朝" w:hAnsi="ＭＳ 明朝" w:cs="Times New Roman"/>
          <w:color w:val="auto"/>
          <w:spacing w:val="2"/>
        </w:rPr>
      </w:pPr>
      <w:r w:rsidRPr="00297DCC">
        <w:rPr>
          <w:rFonts w:ascii="ＭＳ 明朝" w:hAnsi="ＭＳ 明朝" w:hint="eastAsia"/>
          <w:color w:val="auto"/>
        </w:rPr>
        <w:t>防　衛　研　究　所　仕　様　書</w:t>
      </w:r>
    </w:p>
    <w:tbl>
      <w:tblPr>
        <w:tblW w:w="0" w:type="auto"/>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75"/>
        <w:gridCol w:w="4465"/>
        <w:gridCol w:w="976"/>
        <w:gridCol w:w="2445"/>
      </w:tblGrid>
      <w:tr w:rsidR="00297DCC" w:rsidRPr="00297DCC" w14:paraId="2C84249A" w14:textId="77777777" w:rsidTr="003651A7">
        <w:trPr>
          <w:trHeight w:val="570"/>
        </w:trPr>
        <w:tc>
          <w:tcPr>
            <w:tcW w:w="1275" w:type="dxa"/>
            <w:tcBorders>
              <w:top w:val="single" w:sz="4" w:space="0" w:color="000000"/>
              <w:left w:val="single" w:sz="4" w:space="0" w:color="000000"/>
              <w:right w:val="single" w:sz="4" w:space="0" w:color="000000"/>
            </w:tcBorders>
            <w:vAlign w:val="center"/>
          </w:tcPr>
          <w:p w14:paraId="40EC46A9" w14:textId="77777777" w:rsidR="00957240" w:rsidRPr="00297DCC" w:rsidRDefault="00957240" w:rsidP="00706887">
            <w:pPr>
              <w:pStyle w:val="a3"/>
              <w:suppressAutoHyphens/>
              <w:kinsoku w:val="0"/>
              <w:wordWrap w:val="0"/>
              <w:autoSpaceDE w:val="0"/>
              <w:autoSpaceDN w:val="0"/>
              <w:spacing w:line="280" w:lineRule="exact"/>
              <w:jc w:val="center"/>
              <w:rPr>
                <w:rFonts w:ascii="ＭＳ 明朝" w:hAnsi="ＭＳ 明朝" w:cs="Times New Roman"/>
                <w:color w:val="auto"/>
                <w:spacing w:val="2"/>
              </w:rPr>
            </w:pPr>
            <w:r w:rsidRPr="00297DCC">
              <w:rPr>
                <w:rFonts w:ascii="ＭＳ 明朝" w:hAnsi="ＭＳ 明朝" w:hint="eastAsia"/>
                <w:color w:val="auto"/>
              </w:rPr>
              <w:t>件　名</w:t>
            </w:r>
          </w:p>
        </w:tc>
        <w:tc>
          <w:tcPr>
            <w:tcW w:w="4465" w:type="dxa"/>
            <w:tcBorders>
              <w:top w:val="single" w:sz="4" w:space="0" w:color="000000"/>
              <w:left w:val="single" w:sz="4" w:space="0" w:color="000000"/>
              <w:right w:val="single" w:sz="4" w:space="0" w:color="000000"/>
            </w:tcBorders>
            <w:vAlign w:val="center"/>
          </w:tcPr>
          <w:p w14:paraId="435FA174" w14:textId="77777777" w:rsidR="00957240" w:rsidRPr="00297DCC" w:rsidRDefault="00FC3142" w:rsidP="00FC3142">
            <w:pPr>
              <w:suppressAutoHyphens w:val="0"/>
              <w:kinsoku/>
              <w:wordWrap/>
              <w:overflowPunct/>
              <w:autoSpaceDE/>
              <w:autoSpaceDN/>
              <w:adjustRightInd/>
              <w:jc w:val="both"/>
              <w:textAlignment w:val="auto"/>
              <w:rPr>
                <w:rFonts w:ascii="Century" w:hAnsi="Century" w:cs="Times New Roman"/>
                <w:kern w:val="2"/>
                <w:szCs w:val="20"/>
              </w:rPr>
            </w:pPr>
            <w:r w:rsidRPr="00297DCC">
              <w:rPr>
                <w:rFonts w:ascii="Century" w:hAnsi="Century" w:cs="Times New Roman" w:hint="eastAsia"/>
                <w:kern w:val="2"/>
                <w:szCs w:val="20"/>
              </w:rPr>
              <w:t>防衛研究所ホームページにおけるコンテンツの維持管理及び制作等役務</w:t>
            </w:r>
          </w:p>
        </w:tc>
        <w:tc>
          <w:tcPr>
            <w:tcW w:w="976" w:type="dxa"/>
            <w:tcBorders>
              <w:top w:val="single" w:sz="4" w:space="0" w:color="000000"/>
              <w:left w:val="single" w:sz="4" w:space="0" w:color="000000"/>
              <w:right w:val="single" w:sz="4" w:space="0" w:color="000000"/>
            </w:tcBorders>
            <w:vAlign w:val="center"/>
          </w:tcPr>
          <w:p w14:paraId="46C1B3BC" w14:textId="77777777" w:rsidR="00957240" w:rsidRPr="00297DCC" w:rsidRDefault="00957240" w:rsidP="00706887">
            <w:pPr>
              <w:pStyle w:val="a3"/>
              <w:suppressAutoHyphens/>
              <w:kinsoku w:val="0"/>
              <w:wordWrap w:val="0"/>
              <w:autoSpaceDE w:val="0"/>
              <w:autoSpaceDN w:val="0"/>
              <w:spacing w:line="280" w:lineRule="exact"/>
              <w:jc w:val="center"/>
              <w:rPr>
                <w:rFonts w:ascii="ＭＳ 明朝" w:hAnsi="ＭＳ 明朝" w:cs="Times New Roman"/>
                <w:color w:val="auto"/>
                <w:spacing w:val="2"/>
              </w:rPr>
            </w:pPr>
            <w:r w:rsidRPr="00297DCC">
              <w:rPr>
                <w:rFonts w:ascii="ＭＳ 明朝" w:hAnsi="ＭＳ 明朝" w:hint="eastAsia"/>
                <w:color w:val="auto"/>
              </w:rPr>
              <w:t>作　成</w:t>
            </w:r>
          </w:p>
        </w:tc>
        <w:tc>
          <w:tcPr>
            <w:tcW w:w="2445" w:type="dxa"/>
            <w:tcBorders>
              <w:top w:val="single" w:sz="4" w:space="0" w:color="000000"/>
              <w:left w:val="single" w:sz="4" w:space="0" w:color="000000"/>
              <w:right w:val="single" w:sz="4" w:space="0" w:color="000000"/>
            </w:tcBorders>
            <w:vAlign w:val="center"/>
          </w:tcPr>
          <w:p w14:paraId="10190FE9" w14:textId="77777777" w:rsidR="00957240" w:rsidRPr="00297DCC" w:rsidRDefault="00211958" w:rsidP="00706887">
            <w:pPr>
              <w:pStyle w:val="a3"/>
              <w:suppressAutoHyphens/>
              <w:kinsoku w:val="0"/>
              <w:wordWrap w:val="0"/>
              <w:autoSpaceDE w:val="0"/>
              <w:autoSpaceDN w:val="0"/>
              <w:spacing w:line="280" w:lineRule="exact"/>
              <w:jc w:val="center"/>
              <w:rPr>
                <w:rFonts w:ascii="ＭＳ 明朝" w:hAnsi="ＭＳ 明朝" w:cs="Times New Roman"/>
                <w:color w:val="auto"/>
                <w:spacing w:val="2"/>
                <w:lang w:eastAsia="zh-CN"/>
              </w:rPr>
            </w:pPr>
            <w:r w:rsidRPr="00297DCC">
              <w:rPr>
                <w:rFonts w:ascii="ＭＳ 明朝" w:hAnsi="ＭＳ 明朝" w:hint="eastAsia"/>
                <w:color w:val="auto"/>
                <w:lang w:eastAsia="zh-CN"/>
              </w:rPr>
              <w:t xml:space="preserve">企画部 </w:t>
            </w:r>
            <w:r w:rsidR="00F906B9" w:rsidRPr="00297DCC">
              <w:rPr>
                <w:rFonts w:ascii="ＭＳ 明朝" w:hAnsi="ＭＳ 明朝" w:hint="eastAsia"/>
                <w:color w:val="auto"/>
                <w:lang w:eastAsia="zh-CN"/>
              </w:rPr>
              <w:t>企画</w:t>
            </w:r>
            <w:r w:rsidR="00F906B9" w:rsidRPr="00297DCC">
              <w:rPr>
                <w:rFonts w:ascii="ＭＳ 明朝" w:hAnsi="ＭＳ 明朝" w:hint="eastAsia"/>
                <w:color w:val="auto"/>
              </w:rPr>
              <w:t>調整課</w:t>
            </w:r>
          </w:p>
        </w:tc>
      </w:tr>
      <w:tr w:rsidR="006A1986" w:rsidRPr="00297DCC" w14:paraId="50EEC5BF" w14:textId="77777777" w:rsidTr="00FC3142">
        <w:trPr>
          <w:trHeight w:val="2684"/>
        </w:trPr>
        <w:tc>
          <w:tcPr>
            <w:tcW w:w="9161" w:type="dxa"/>
            <w:gridSpan w:val="4"/>
            <w:tcBorders>
              <w:top w:val="single" w:sz="4" w:space="0" w:color="000000"/>
              <w:left w:val="single" w:sz="4" w:space="0" w:color="000000"/>
              <w:bottom w:val="single" w:sz="4" w:space="0" w:color="000000"/>
              <w:right w:val="single" w:sz="4" w:space="0" w:color="000000"/>
            </w:tcBorders>
          </w:tcPr>
          <w:p w14:paraId="647D024F" w14:textId="77777777" w:rsidR="00FC66C1" w:rsidRPr="00297DCC" w:rsidRDefault="00FC66C1" w:rsidP="00B10F33">
            <w:pPr>
              <w:pStyle w:val="a3"/>
              <w:spacing w:line="280" w:lineRule="exact"/>
              <w:ind w:left="228" w:hangingChars="100" w:hanging="228"/>
              <w:rPr>
                <w:rFonts w:ascii="ＭＳ 明朝" w:hAnsi="ＭＳ 明朝"/>
                <w:color w:val="auto"/>
              </w:rPr>
            </w:pPr>
          </w:p>
          <w:p w14:paraId="2ACE6CCA"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１</w:t>
            </w:r>
            <w:r w:rsidR="002A1236" w:rsidRPr="00297DCC">
              <w:rPr>
                <w:rFonts w:ascii="ＭＳ 明朝" w:hAnsi="ＭＳ 明朝" w:cs="Times New Roman" w:hint="eastAsia"/>
                <w:kern w:val="2"/>
                <w:szCs w:val="20"/>
              </w:rPr>
              <w:t>．</w:t>
            </w:r>
            <w:r w:rsidRPr="00297DCC">
              <w:rPr>
                <w:rFonts w:ascii="ＭＳ 明朝" w:hAnsi="ＭＳ 明朝" w:cs="Times New Roman" w:hint="eastAsia"/>
                <w:kern w:val="2"/>
                <w:szCs w:val="20"/>
              </w:rPr>
              <w:t>適用範囲</w:t>
            </w:r>
          </w:p>
          <w:p w14:paraId="4C303DED" w14:textId="4C5EA203"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113D1E" w:rsidRPr="00297DCC">
              <w:rPr>
                <w:rFonts w:ascii="ＭＳ 明朝" w:hAnsi="ＭＳ 明朝" w:cs="Times New Roman" w:hint="eastAsia"/>
                <w:kern w:val="2"/>
                <w:szCs w:val="20"/>
              </w:rPr>
              <w:t>この</w:t>
            </w:r>
            <w:r w:rsidRPr="00297DCC">
              <w:rPr>
                <w:rFonts w:ascii="ＭＳ 明朝" w:hAnsi="ＭＳ 明朝" w:cs="Times New Roman" w:hint="eastAsia"/>
                <w:kern w:val="2"/>
                <w:szCs w:val="20"/>
              </w:rPr>
              <w:t>仕様書は、「防衛研究所ホームページ</w:t>
            </w:r>
            <w:r w:rsidR="00E51BCB" w:rsidRPr="00297DCC">
              <w:rPr>
                <w:rFonts w:ascii="ＭＳ 明朝" w:hAnsi="ＭＳ 明朝" w:cs="Times New Roman" w:hint="eastAsia"/>
                <w:kern w:val="2"/>
                <w:szCs w:val="20"/>
              </w:rPr>
              <w:t>（日本語版</w:t>
            </w:r>
            <w:r w:rsidR="0072410E">
              <w:rPr>
                <w:rFonts w:ascii="ＭＳ 明朝" w:hAnsi="ＭＳ 明朝" w:cs="Times New Roman" w:hint="eastAsia"/>
                <w:kern w:val="2"/>
                <w:szCs w:val="20"/>
              </w:rPr>
              <w:t>及び</w:t>
            </w:r>
            <w:r w:rsidR="00E51BCB" w:rsidRPr="00297DCC">
              <w:rPr>
                <w:rFonts w:ascii="ＭＳ 明朝" w:hAnsi="ＭＳ 明朝" w:cs="Times New Roman" w:hint="eastAsia"/>
                <w:kern w:val="2"/>
                <w:szCs w:val="20"/>
              </w:rPr>
              <w:t>英語版を含む。以下同じ。）</w:t>
            </w:r>
            <w:r w:rsidRPr="00297DCC">
              <w:rPr>
                <w:rFonts w:ascii="ＭＳ 明朝" w:hAnsi="ＭＳ 明朝" w:cs="Times New Roman" w:hint="eastAsia"/>
                <w:kern w:val="2"/>
                <w:szCs w:val="20"/>
              </w:rPr>
              <w:t>におけるコンテンツの維持管理及び制作等役務」（以下「本</w:t>
            </w:r>
            <w:r w:rsidR="00447B3D" w:rsidRPr="00297DCC">
              <w:rPr>
                <w:rFonts w:ascii="ＭＳ 明朝" w:hAnsi="ＭＳ 明朝" w:cs="Times New Roman" w:hint="eastAsia"/>
                <w:kern w:val="2"/>
                <w:szCs w:val="20"/>
              </w:rPr>
              <w:t>役務」という。）について規定する。なお、本役務を実施するにあたっ</w:t>
            </w:r>
            <w:r w:rsidRPr="00297DCC">
              <w:rPr>
                <w:rFonts w:ascii="ＭＳ 明朝" w:hAnsi="ＭＳ 明朝" w:cs="Times New Roman" w:hint="eastAsia"/>
                <w:kern w:val="2"/>
                <w:szCs w:val="20"/>
              </w:rPr>
              <w:t>ては、「</w:t>
            </w:r>
            <w:r w:rsidR="00E51BCB" w:rsidRPr="00297DCC">
              <w:rPr>
                <w:rFonts w:ascii="ＭＳ 明朝" w:hAnsi="ＭＳ 明朝" w:cs="Times New Roman"/>
                <w:kern w:val="2"/>
                <w:szCs w:val="20"/>
              </w:rPr>
              <w:t>Web</w:t>
            </w:r>
            <w:r w:rsidR="00E51BCB" w:rsidRPr="00297DCC">
              <w:rPr>
                <w:rFonts w:ascii="ＭＳ 明朝" w:hAnsi="ＭＳ 明朝" w:cs="Times New Roman" w:hint="eastAsia"/>
                <w:kern w:val="2"/>
                <w:szCs w:val="20"/>
              </w:rPr>
              <w:t>サイト等による行政情報の提供・利用促進に関する基本的指針</w:t>
            </w:r>
            <w:r w:rsidRPr="00297DCC">
              <w:rPr>
                <w:rFonts w:ascii="ＭＳ 明朝" w:hAnsi="ＭＳ 明朝" w:cs="Times New Roman" w:hint="eastAsia"/>
                <w:kern w:val="2"/>
                <w:szCs w:val="20"/>
              </w:rPr>
              <w:t>」（平成</w:t>
            </w:r>
            <w:r w:rsidR="00E51BCB" w:rsidRPr="00297DCC">
              <w:rPr>
                <w:rFonts w:ascii="ＭＳ 明朝" w:hAnsi="ＭＳ 明朝" w:cs="Times New Roman"/>
                <w:kern w:val="2"/>
                <w:szCs w:val="20"/>
              </w:rPr>
              <w:t>27</w:t>
            </w:r>
            <w:r w:rsidRPr="00297DCC">
              <w:rPr>
                <w:rFonts w:ascii="ＭＳ 明朝" w:hAnsi="ＭＳ 明朝" w:cs="Times New Roman" w:hint="eastAsia"/>
                <w:kern w:val="2"/>
                <w:szCs w:val="20"/>
              </w:rPr>
              <w:t>年</w:t>
            </w:r>
            <w:r w:rsidR="00E51BCB" w:rsidRPr="00297DCC">
              <w:rPr>
                <w:rFonts w:ascii="ＭＳ 明朝" w:hAnsi="ＭＳ 明朝" w:cs="Times New Roman" w:hint="eastAsia"/>
                <w:kern w:val="2"/>
                <w:szCs w:val="20"/>
              </w:rPr>
              <w:t>3</w:t>
            </w:r>
            <w:r w:rsidRPr="00297DCC">
              <w:rPr>
                <w:rFonts w:ascii="ＭＳ 明朝" w:hAnsi="ＭＳ 明朝" w:cs="Times New Roman" w:hint="eastAsia"/>
                <w:kern w:val="2"/>
                <w:szCs w:val="20"/>
              </w:rPr>
              <w:t>月</w:t>
            </w:r>
            <w:r w:rsidR="00E51BCB" w:rsidRPr="00297DCC">
              <w:rPr>
                <w:rFonts w:ascii="ＭＳ 明朝" w:hAnsi="ＭＳ 明朝" w:cs="Times New Roman" w:hint="eastAsia"/>
                <w:kern w:val="2"/>
                <w:szCs w:val="20"/>
              </w:rPr>
              <w:t>27</w:t>
            </w:r>
            <w:r w:rsidRPr="00297DCC">
              <w:rPr>
                <w:rFonts w:ascii="ＭＳ 明朝" w:hAnsi="ＭＳ 明朝" w:cs="Times New Roman" w:hint="eastAsia"/>
                <w:kern w:val="2"/>
                <w:szCs w:val="20"/>
              </w:rPr>
              <w:t>日各府省情報化統括責任者（CIO）連絡会議決定）（以下「指針」という。）に沿って行うものとし、見直しが行われた場合は速やかに対応するものとする。</w:t>
            </w:r>
          </w:p>
          <w:p w14:paraId="71C47DF1"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1A208662"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２</w:t>
            </w:r>
            <w:r w:rsidR="002A1236" w:rsidRPr="00297DCC">
              <w:rPr>
                <w:rFonts w:ascii="ＭＳ 明朝" w:hAnsi="ＭＳ 明朝" w:cs="Times New Roman" w:hint="eastAsia"/>
                <w:kern w:val="2"/>
                <w:szCs w:val="20"/>
              </w:rPr>
              <w:t>．</w:t>
            </w:r>
            <w:r w:rsidRPr="00297DCC">
              <w:rPr>
                <w:rFonts w:ascii="ＭＳ 明朝" w:hAnsi="ＭＳ 明朝" w:cs="Times New Roman" w:hint="eastAsia"/>
                <w:kern w:val="2"/>
                <w:szCs w:val="20"/>
              </w:rPr>
              <w:t>引用文書</w:t>
            </w:r>
          </w:p>
          <w:p w14:paraId="6CD00C94" w14:textId="06510894"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この仕様書に引用する次の文書は、この仕様書に規定する範囲内において、この仕様書の一部をなすものであり、入札書</w:t>
            </w:r>
            <w:r w:rsidR="00C75533" w:rsidRPr="00297DCC">
              <w:rPr>
                <w:rFonts w:ascii="ＭＳ 明朝" w:hAnsi="ＭＳ 明朝" w:cs="Times New Roman"/>
                <w:kern w:val="2"/>
                <w:szCs w:val="20"/>
              </w:rPr>
              <w:t>また</w:t>
            </w:r>
            <w:r w:rsidRPr="00297DCC">
              <w:rPr>
                <w:rFonts w:ascii="ＭＳ 明朝" w:hAnsi="ＭＳ 明朝" w:cs="Times New Roman" w:hint="eastAsia"/>
                <w:kern w:val="2"/>
                <w:szCs w:val="20"/>
              </w:rPr>
              <w:t>は見積書提出時における最新版とする。</w:t>
            </w:r>
          </w:p>
          <w:p w14:paraId="2B38E84A" w14:textId="1A1BD700" w:rsidR="006C4B4F" w:rsidRPr="00212F72" w:rsidRDefault="006C4B4F" w:rsidP="00B10F33">
            <w:pPr>
              <w:suppressAutoHyphens w:val="0"/>
              <w:kinsoku/>
              <w:wordWrap/>
              <w:overflowPunct/>
              <w:autoSpaceDE/>
              <w:autoSpaceDN/>
              <w:adjustRightInd/>
              <w:ind w:leftChars="100" w:left="456"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w:t>
            </w:r>
            <w:r w:rsidR="00D529E5">
              <w:rPr>
                <w:rFonts w:ascii="ＭＳ 明朝" w:hAnsi="ＭＳ 明朝" w:cs="Times New Roman" w:hint="eastAsia"/>
                <w:kern w:val="2"/>
                <w:szCs w:val="20"/>
              </w:rPr>
              <w:t>１</w:t>
            </w:r>
            <w:r w:rsidRPr="00297DCC">
              <w:rPr>
                <w:rFonts w:ascii="ＭＳ 明朝" w:hAnsi="ＭＳ 明朝" w:cs="Times New Roman" w:hint="eastAsia"/>
                <w:kern w:val="2"/>
                <w:szCs w:val="20"/>
              </w:rPr>
              <w:t>）</w:t>
            </w:r>
            <w:r w:rsidRPr="00212F72">
              <w:rPr>
                <w:rFonts w:ascii="ＭＳ 明朝" w:hAnsi="ＭＳ 明朝" w:cs="Times New Roman" w:hint="eastAsia"/>
                <w:kern w:val="2"/>
                <w:szCs w:val="20"/>
              </w:rPr>
              <w:t>情報システム</w:t>
            </w:r>
            <w:r w:rsidR="00BC3D51">
              <w:rPr>
                <w:rFonts w:ascii="ＭＳ 明朝" w:hAnsi="ＭＳ 明朝" w:cs="Times New Roman" w:hint="eastAsia"/>
                <w:kern w:val="2"/>
                <w:szCs w:val="20"/>
              </w:rPr>
              <w:t>に関する</w:t>
            </w:r>
            <w:r w:rsidRPr="00212F72">
              <w:rPr>
                <w:rFonts w:ascii="ＭＳ 明朝" w:hAnsi="ＭＳ 明朝" w:cs="Times New Roman" w:hint="eastAsia"/>
                <w:kern w:val="2"/>
                <w:szCs w:val="20"/>
              </w:rPr>
              <w:t>調達に係るサプライチェーン・リスク対応のための措置について（通達）（防装庁(事)第3号(31.1.9)）</w:t>
            </w:r>
          </w:p>
          <w:p w14:paraId="41342491"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086BA5AC" w14:textId="77777777" w:rsidR="002A1236"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３</w:t>
            </w:r>
            <w:r w:rsidR="002A1236" w:rsidRPr="00297DCC">
              <w:rPr>
                <w:rFonts w:ascii="ＭＳ 明朝" w:hAnsi="ＭＳ 明朝" w:cs="Times New Roman" w:hint="eastAsia"/>
                <w:kern w:val="2"/>
                <w:szCs w:val="20"/>
              </w:rPr>
              <w:t>．役務の内容</w:t>
            </w:r>
          </w:p>
          <w:p w14:paraId="24BF668B" w14:textId="77777777" w:rsidR="00FC3142" w:rsidRPr="00297DCC" w:rsidRDefault="002A1236"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３．１　</w:t>
            </w:r>
            <w:r w:rsidR="00FC3142" w:rsidRPr="00297DCC">
              <w:rPr>
                <w:rFonts w:ascii="ＭＳ 明朝" w:hAnsi="ＭＳ 明朝" w:cs="Times New Roman" w:hint="eastAsia"/>
                <w:kern w:val="2"/>
                <w:szCs w:val="20"/>
              </w:rPr>
              <w:t>役務の概要</w:t>
            </w:r>
          </w:p>
          <w:p w14:paraId="5DCD98AB" w14:textId="3913D119" w:rsidR="00FC3142" w:rsidRPr="00297DCC" w:rsidRDefault="00FC3142" w:rsidP="00B10F33">
            <w:pPr>
              <w:suppressAutoHyphens w:val="0"/>
              <w:kinsoku/>
              <w:wordWrap/>
              <w:overflowPunct/>
              <w:autoSpaceDE/>
              <w:autoSpaceDN/>
              <w:adjustRightInd/>
              <w:ind w:leftChars="108" w:left="474"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（１）契約相手方は、防衛研究所ホームページのコンテンツについて総括的な維持管理</w:t>
            </w:r>
            <w:r w:rsidR="00A319A9">
              <w:rPr>
                <w:rFonts w:ascii="ＭＳ 明朝" w:hAnsi="ＭＳ 明朝" w:cs="Times New Roman" w:hint="eastAsia"/>
                <w:kern w:val="2"/>
                <w:szCs w:val="20"/>
              </w:rPr>
              <w:t>及び制作等</w:t>
            </w:r>
            <w:r w:rsidRPr="00297DCC">
              <w:rPr>
                <w:rFonts w:ascii="ＭＳ 明朝" w:hAnsi="ＭＳ 明朝" w:cs="Times New Roman" w:hint="eastAsia"/>
                <w:kern w:val="2"/>
                <w:szCs w:val="20"/>
              </w:rPr>
              <w:t>を実施する。</w:t>
            </w:r>
          </w:p>
          <w:p w14:paraId="3366BE79" w14:textId="48498B77" w:rsidR="00FC3142" w:rsidRPr="00297DCC" w:rsidRDefault="00FC3142" w:rsidP="00B10F33">
            <w:pPr>
              <w:suppressAutoHyphens w:val="0"/>
              <w:kinsoku/>
              <w:wordWrap/>
              <w:overflowPunct/>
              <w:autoSpaceDE/>
              <w:autoSpaceDN/>
              <w:adjustRightInd/>
              <w:ind w:leftChars="100" w:left="456"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（２）契約相手方は、コンテンツの維持管理</w:t>
            </w:r>
            <w:r w:rsidR="00826E87" w:rsidRPr="00297DCC">
              <w:rPr>
                <w:rFonts w:ascii="ＭＳ 明朝" w:hAnsi="ＭＳ 明朝" w:cs="Times New Roman" w:hint="eastAsia"/>
                <w:kern w:val="2"/>
                <w:szCs w:val="20"/>
              </w:rPr>
              <w:t>及び制作</w:t>
            </w:r>
            <w:r w:rsidR="00826E87">
              <w:rPr>
                <w:rFonts w:ascii="ＭＳ 明朝" w:hAnsi="ＭＳ 明朝" w:cs="Times New Roman" w:hint="eastAsia"/>
                <w:kern w:val="2"/>
                <w:szCs w:val="20"/>
              </w:rPr>
              <w:t>等</w:t>
            </w:r>
            <w:r w:rsidRPr="00297DCC">
              <w:rPr>
                <w:rFonts w:ascii="ＭＳ 明朝" w:hAnsi="ＭＳ 明朝" w:cs="Times New Roman" w:hint="eastAsia"/>
                <w:kern w:val="2"/>
                <w:szCs w:val="20"/>
              </w:rPr>
              <w:t>を行うため相当の技術を有する本役務の要員に本仕様書及び契約の内容を十分理解させた上、作業させる。</w:t>
            </w:r>
          </w:p>
          <w:p w14:paraId="07A60672" w14:textId="487836D6" w:rsidR="00FC3142" w:rsidRPr="00297DCC" w:rsidRDefault="00FC3142" w:rsidP="00B10F33">
            <w:pPr>
              <w:suppressAutoHyphens w:val="0"/>
              <w:kinsoku/>
              <w:wordWrap/>
              <w:overflowPunct/>
              <w:autoSpaceDE/>
              <w:autoSpaceDN/>
              <w:adjustRightInd/>
              <w:ind w:leftChars="104" w:left="465"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（３）</w:t>
            </w:r>
            <w:r w:rsidR="002520B4" w:rsidRPr="00297DCC">
              <w:rPr>
                <w:rFonts w:ascii="ＭＳ 明朝" w:hAnsi="ＭＳ 明朝" w:cs="Times New Roman" w:hint="eastAsia"/>
                <w:kern w:val="2"/>
                <w:szCs w:val="20"/>
              </w:rPr>
              <w:t>契約相手方は、</w:t>
            </w:r>
            <w:r w:rsidRPr="00297DCC">
              <w:rPr>
                <w:rFonts w:ascii="ＭＳ 明朝" w:hAnsi="ＭＳ 明朝" w:cs="Times New Roman" w:hint="eastAsia"/>
                <w:kern w:val="2"/>
                <w:szCs w:val="20"/>
              </w:rPr>
              <w:t>日本</w:t>
            </w:r>
            <w:r w:rsidR="000652A8">
              <w:rPr>
                <w:rFonts w:ascii="ＭＳ 明朝" w:hAnsi="ＭＳ 明朝" w:cs="Times New Roman" w:hint="eastAsia"/>
                <w:kern w:val="2"/>
                <w:szCs w:val="20"/>
              </w:rPr>
              <w:t>産業</w:t>
            </w:r>
            <w:r w:rsidRPr="00297DCC">
              <w:rPr>
                <w:rFonts w:ascii="ＭＳ 明朝" w:hAnsi="ＭＳ 明朝" w:cs="Times New Roman" w:hint="eastAsia"/>
                <w:kern w:val="2"/>
                <w:szCs w:val="20"/>
              </w:rPr>
              <w:t>規格（JISX8341-3）</w:t>
            </w:r>
            <w:r w:rsidR="000652A8">
              <w:rPr>
                <w:rFonts w:ascii="ＭＳ 明朝" w:hAnsi="ＭＳ 明朝" w:cs="Times New Roman" w:hint="eastAsia"/>
                <w:kern w:val="2"/>
                <w:szCs w:val="20"/>
              </w:rPr>
              <w:t>「高齢者・障害者等配慮設計指針」</w:t>
            </w:r>
            <w:r w:rsidRPr="00297DCC">
              <w:rPr>
                <w:rFonts w:ascii="ＭＳ 明朝" w:hAnsi="ＭＳ 明朝" w:cs="Times New Roman" w:hint="eastAsia"/>
                <w:kern w:val="2"/>
                <w:szCs w:val="20"/>
              </w:rPr>
              <w:t>に基づくコンテンツ制作及びガイドライン作成を実施する。</w:t>
            </w:r>
          </w:p>
          <w:p w14:paraId="0751F8C4" w14:textId="74568EE9" w:rsidR="00FC3142" w:rsidRPr="00297DCC" w:rsidRDefault="00FC3142"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（４）その他、</w:t>
            </w:r>
            <w:r w:rsidR="002520B4" w:rsidRPr="00297DCC">
              <w:rPr>
                <w:rFonts w:ascii="ＭＳ 明朝" w:hAnsi="ＭＳ 明朝" w:cs="Times New Roman" w:hint="eastAsia"/>
                <w:kern w:val="2"/>
                <w:szCs w:val="20"/>
              </w:rPr>
              <w:t>契約相手方は、</w:t>
            </w:r>
            <w:r w:rsidRPr="00297DCC">
              <w:rPr>
                <w:rFonts w:ascii="ＭＳ 明朝" w:hAnsi="ＭＳ 明朝" w:cs="Times New Roman" w:hint="eastAsia"/>
                <w:kern w:val="2"/>
                <w:szCs w:val="20"/>
              </w:rPr>
              <w:t>本役務実施に必要な作業</w:t>
            </w:r>
            <w:r w:rsidR="002520B4">
              <w:rPr>
                <w:rFonts w:ascii="ＭＳ 明朝" w:hAnsi="ＭＳ 明朝" w:cs="Times New Roman" w:hint="eastAsia"/>
                <w:kern w:val="2"/>
                <w:szCs w:val="20"/>
              </w:rPr>
              <w:t>を実施する</w:t>
            </w:r>
            <w:r w:rsidRPr="00297DCC">
              <w:rPr>
                <w:rFonts w:ascii="ＭＳ 明朝" w:hAnsi="ＭＳ 明朝" w:cs="Times New Roman" w:hint="eastAsia"/>
                <w:kern w:val="2"/>
                <w:szCs w:val="20"/>
              </w:rPr>
              <w:t>。</w:t>
            </w:r>
          </w:p>
          <w:p w14:paraId="6EC13744" w14:textId="77777777" w:rsidR="00B26AA4" w:rsidRPr="00297DCC" w:rsidRDefault="00B26AA4"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05721129" w14:textId="77777777" w:rsidR="00FC3142" w:rsidRPr="00297DCC" w:rsidRDefault="00B26AA4"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kern w:val="2"/>
                <w:szCs w:val="20"/>
              </w:rPr>
              <w:t>３．２</w:t>
            </w:r>
            <w:r w:rsidR="00FC3142" w:rsidRPr="00297DCC">
              <w:rPr>
                <w:rFonts w:ascii="ＭＳ 明朝" w:hAnsi="ＭＳ 明朝" w:cs="Times New Roman" w:hint="eastAsia"/>
                <w:kern w:val="2"/>
                <w:szCs w:val="20"/>
              </w:rPr>
              <w:t xml:space="preserve">　役務</w:t>
            </w:r>
            <w:r w:rsidRPr="00297DCC">
              <w:rPr>
                <w:rFonts w:ascii="ＭＳ 明朝" w:hAnsi="ＭＳ 明朝" w:cs="Times New Roman" w:hint="eastAsia"/>
                <w:kern w:val="2"/>
                <w:szCs w:val="20"/>
              </w:rPr>
              <w:t>に関する要求</w:t>
            </w:r>
          </w:p>
          <w:p w14:paraId="04090347" w14:textId="77777777" w:rsidR="00FC3142" w:rsidRPr="00297DCC" w:rsidRDefault="00FC3142" w:rsidP="00B10F33">
            <w:pPr>
              <w:suppressAutoHyphens w:val="0"/>
              <w:kinsoku/>
              <w:wordWrap/>
              <w:overflowPunct/>
              <w:autoSpaceDE/>
              <w:autoSpaceDN/>
              <w:adjustRightInd/>
              <w:ind w:leftChars="100" w:left="228"/>
              <w:jc w:val="both"/>
              <w:textAlignment w:val="auto"/>
              <w:rPr>
                <w:rFonts w:ascii="ＭＳ 明朝" w:eastAsia="SimSun" w:hAnsi="ＭＳ 明朝" w:cs="Times New Roman"/>
                <w:kern w:val="2"/>
                <w:szCs w:val="20"/>
                <w:lang w:eastAsia="zh-CN"/>
              </w:rPr>
            </w:pPr>
            <w:r w:rsidRPr="00297DCC">
              <w:rPr>
                <w:rFonts w:ascii="ＭＳ 明朝" w:hAnsi="ＭＳ 明朝" w:cs="Times New Roman" w:hint="eastAsia"/>
                <w:kern w:val="2"/>
                <w:szCs w:val="20"/>
                <w:lang w:eastAsia="zh-CN"/>
              </w:rPr>
              <w:t>（１）</w:t>
            </w:r>
            <w:r w:rsidR="00B26AA4" w:rsidRPr="00297DCC">
              <w:rPr>
                <w:rFonts w:ascii="ＭＳ 明朝" w:hAnsi="ＭＳ 明朝" w:cs="Times New Roman" w:hint="eastAsia"/>
                <w:kern w:val="2"/>
                <w:szCs w:val="20"/>
                <w:lang w:eastAsia="zh-CN"/>
              </w:rPr>
              <w:t>作業</w:t>
            </w:r>
            <w:r w:rsidRPr="00297DCC">
              <w:rPr>
                <w:rFonts w:ascii="ＭＳ 明朝" w:hAnsi="ＭＳ 明朝" w:cs="Times New Roman" w:hint="eastAsia"/>
                <w:kern w:val="2"/>
                <w:szCs w:val="20"/>
                <w:lang w:eastAsia="zh-CN"/>
              </w:rPr>
              <w:t>場所</w:t>
            </w:r>
          </w:p>
          <w:p w14:paraId="68CF62CD" w14:textId="6CD3FA13" w:rsidR="007D7BEB" w:rsidRPr="00297DCC" w:rsidRDefault="007D7BEB" w:rsidP="00B10F33">
            <w:pPr>
              <w:suppressAutoHyphens w:val="0"/>
              <w:kinsoku/>
              <w:wordWrap/>
              <w:overflowPunct/>
              <w:autoSpaceDE/>
              <w:autoSpaceDN/>
              <w:adjustRightInd/>
              <w:ind w:leftChars="300" w:left="912" w:hangingChars="100" w:hanging="228"/>
              <w:jc w:val="both"/>
              <w:textAlignment w:val="auto"/>
            </w:pPr>
            <w:r w:rsidRPr="00297DCC">
              <w:rPr>
                <w:rFonts w:ascii="ＭＳ 明朝" w:hAnsi="ＭＳ 明朝"/>
                <w:lang w:eastAsia="zh-CN"/>
              </w:rPr>
              <w:t>ア</w:t>
            </w:r>
            <w:r w:rsidRPr="00297DCC">
              <w:rPr>
                <w:rFonts w:eastAsia="SimSun"/>
                <w:lang w:eastAsia="zh-CN"/>
              </w:rPr>
              <w:t xml:space="preserve">　</w:t>
            </w:r>
            <w:r w:rsidR="00F051CA">
              <w:rPr>
                <w:rFonts w:asciiTheme="minorEastAsia" w:eastAsiaTheme="minorEastAsia" w:hAnsiTheme="minorEastAsia" w:hint="eastAsia"/>
              </w:rPr>
              <w:t>情報保全が確保された契約相手方の敷地内。</w:t>
            </w:r>
            <w:r w:rsidR="00C75533" w:rsidRPr="00297DCC">
              <w:t>また</w:t>
            </w:r>
            <w:r w:rsidRPr="00297DCC">
              <w:rPr>
                <w:rFonts w:hint="eastAsia"/>
              </w:rPr>
              <w:t>は</w:t>
            </w:r>
            <w:r w:rsidR="00756378" w:rsidRPr="00297DCC">
              <w:rPr>
                <w:rFonts w:hint="eastAsia"/>
              </w:rPr>
              <w:t>、</w:t>
            </w:r>
            <w:r w:rsidR="00B2489F" w:rsidRPr="00297DCC">
              <w:rPr>
                <w:rFonts w:hint="eastAsia"/>
              </w:rPr>
              <w:t>不測の事</w:t>
            </w:r>
            <w:r w:rsidRPr="00297DCC">
              <w:rPr>
                <w:rFonts w:hint="eastAsia"/>
              </w:rPr>
              <w:t>態により</w:t>
            </w:r>
            <w:r w:rsidR="004E6D44">
              <w:rPr>
                <w:rFonts w:hint="eastAsia"/>
              </w:rPr>
              <w:t>前</w:t>
            </w:r>
            <w:r w:rsidR="00F051CA">
              <w:rPr>
                <w:rFonts w:hint="eastAsia"/>
              </w:rPr>
              <w:t>記</w:t>
            </w:r>
            <w:r w:rsidR="00C90A64">
              <w:rPr>
                <w:rFonts w:hint="eastAsia"/>
              </w:rPr>
              <w:t>の</w:t>
            </w:r>
            <w:r w:rsidR="00F051CA">
              <w:rPr>
                <w:rFonts w:hint="eastAsia"/>
              </w:rPr>
              <w:t>場所</w:t>
            </w:r>
            <w:r w:rsidRPr="00297DCC">
              <w:rPr>
                <w:rFonts w:hint="eastAsia"/>
              </w:rPr>
              <w:t>での作業が困難な場合については、契約相手方</w:t>
            </w:r>
            <w:r w:rsidRPr="00297DCC">
              <w:t>が指定し、官側の承認を受けた場所</w:t>
            </w:r>
            <w:r w:rsidR="00756378" w:rsidRPr="00297DCC">
              <w:t>。</w:t>
            </w:r>
          </w:p>
          <w:p w14:paraId="770E5286" w14:textId="1B2D8AE3" w:rsidR="007D7BEB" w:rsidRPr="00297DCC" w:rsidRDefault="007D7BEB" w:rsidP="00B10F33">
            <w:pPr>
              <w:suppressAutoHyphens w:val="0"/>
              <w:kinsoku/>
              <w:wordWrap/>
              <w:overflowPunct/>
              <w:autoSpaceDE/>
              <w:autoSpaceDN/>
              <w:adjustRightInd/>
              <w:ind w:leftChars="300" w:left="912" w:hangingChars="100" w:hanging="228"/>
              <w:jc w:val="both"/>
              <w:textAlignment w:val="auto"/>
              <w:rPr>
                <w:rFonts w:ascii="ＭＳ 明朝" w:eastAsia="SimSun" w:hAnsi="ＭＳ 明朝" w:cs="Times New Roman"/>
                <w:kern w:val="2"/>
                <w:szCs w:val="20"/>
                <w:lang w:eastAsia="zh-CN"/>
              </w:rPr>
            </w:pPr>
            <w:r w:rsidRPr="00297DCC">
              <w:t>イ　契約相手方が作業場所を指定する場合は、事前に作業場所承認申請書（別紙様式第１）を作成し官側に提出する。</w:t>
            </w:r>
          </w:p>
          <w:p w14:paraId="15F068F0" w14:textId="5E19D720" w:rsidR="00C07C60" w:rsidRDefault="00C07C60" w:rsidP="00C07C60">
            <w:pPr>
              <w:suppressAutoHyphens w:val="0"/>
              <w:kinsoku/>
              <w:wordWrap/>
              <w:overflowPunct/>
              <w:autoSpaceDE/>
              <w:autoSpaceDN/>
              <w:adjustRightInd/>
              <w:jc w:val="both"/>
              <w:textAlignment w:val="auto"/>
              <w:rPr>
                <w:rFonts w:ascii="ＭＳ 明朝" w:hAnsi="ＭＳ 明朝" w:cs="Times New Roman"/>
                <w:kern w:val="2"/>
                <w:szCs w:val="20"/>
              </w:rPr>
            </w:pPr>
            <w:r>
              <w:rPr>
                <w:rFonts w:ascii="ＭＳ 明朝" w:hAnsi="ＭＳ 明朝" w:cs="Times New Roman" w:hint="eastAsia"/>
                <w:kern w:val="2"/>
                <w:szCs w:val="20"/>
              </w:rPr>
              <w:t xml:space="preserve">　（２）作業期間等</w:t>
            </w:r>
          </w:p>
          <w:p w14:paraId="3BFBD67B" w14:textId="04CEC857" w:rsidR="00C07C60" w:rsidRDefault="00C07C60" w:rsidP="00C07C60">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Pr>
                <w:rFonts w:ascii="ＭＳ 明朝" w:hAnsi="ＭＳ 明朝" w:cs="Times New Roman" w:hint="eastAsia"/>
                <w:kern w:val="2"/>
                <w:szCs w:val="20"/>
              </w:rPr>
              <w:t xml:space="preserve">　　　ア　令和７年４月１日（火）から令和８年３月３１日（火）までのうち、原則、毎週</w:t>
            </w:r>
            <w:r w:rsidR="00942A74">
              <w:rPr>
                <w:rFonts w:ascii="ＭＳ 明朝" w:hAnsi="ＭＳ 明朝" w:cs="Times New Roman" w:hint="eastAsia"/>
                <w:kern w:val="2"/>
                <w:szCs w:val="20"/>
              </w:rPr>
              <w:t>月曜日と木曜日の１</w:t>
            </w:r>
            <w:r w:rsidR="00E43531">
              <w:rPr>
                <w:rFonts w:ascii="ＭＳ 明朝" w:hAnsi="ＭＳ 明朝" w:cs="Times New Roman"/>
                <w:kern w:val="2"/>
                <w:szCs w:val="20"/>
              </w:rPr>
              <w:t>5</w:t>
            </w:r>
            <w:r w:rsidR="00942A74">
              <w:rPr>
                <w:rFonts w:ascii="ＭＳ 明朝" w:hAnsi="ＭＳ 明朝" w:cs="Times New Roman" w:hint="eastAsia"/>
                <w:kern w:val="2"/>
                <w:szCs w:val="20"/>
              </w:rPr>
              <w:t>時～１</w:t>
            </w:r>
            <w:r w:rsidR="00E43531">
              <w:rPr>
                <w:rFonts w:ascii="ＭＳ 明朝" w:hAnsi="ＭＳ 明朝" w:cs="Times New Roman"/>
                <w:kern w:val="2"/>
                <w:szCs w:val="20"/>
              </w:rPr>
              <w:t>8</w:t>
            </w:r>
            <w:r w:rsidR="00942A74">
              <w:rPr>
                <w:rFonts w:ascii="ＭＳ 明朝" w:hAnsi="ＭＳ 明朝" w:cs="Times New Roman" w:hint="eastAsia"/>
                <w:kern w:val="2"/>
                <w:szCs w:val="20"/>
              </w:rPr>
              <w:t>時及び、</w:t>
            </w:r>
            <w:r>
              <w:rPr>
                <w:rFonts w:ascii="ＭＳ 明朝" w:hAnsi="ＭＳ 明朝" w:cs="Times New Roman" w:hint="eastAsia"/>
                <w:kern w:val="2"/>
                <w:szCs w:val="20"/>
              </w:rPr>
              <w:t>火曜日と金曜日の１０時～１２時</w:t>
            </w:r>
            <w:r w:rsidR="00E43531">
              <w:rPr>
                <w:rFonts w:ascii="ＭＳ 明朝" w:hAnsi="ＭＳ 明朝" w:cs="Times New Roman" w:hint="eastAsia"/>
                <w:kern w:val="2"/>
                <w:szCs w:val="20"/>
              </w:rPr>
              <w:t>まで作業</w:t>
            </w:r>
            <w:r w:rsidR="00E43531">
              <w:rPr>
                <w:rFonts w:ascii="ＭＳ 明朝" w:hAnsi="ＭＳ 明朝" w:cs="Times New Roman"/>
                <w:kern w:val="2"/>
                <w:szCs w:val="20"/>
              </w:rPr>
              <w:t xml:space="preserve"> /</w:t>
            </w:r>
            <w:r w:rsidR="00E43531">
              <w:rPr>
                <w:rFonts w:ascii="ＭＳ 明朝" w:hAnsi="ＭＳ 明朝" w:cs="Times New Roman" w:hint="eastAsia"/>
                <w:kern w:val="2"/>
                <w:szCs w:val="20"/>
              </w:rPr>
              <w:t>提供後待機</w:t>
            </w:r>
            <w:r>
              <w:rPr>
                <w:rFonts w:ascii="ＭＳ 明朝" w:hAnsi="ＭＳ 明朝" w:cs="Times New Roman" w:hint="eastAsia"/>
                <w:kern w:val="2"/>
                <w:szCs w:val="20"/>
              </w:rPr>
              <w:t>１３</w:t>
            </w:r>
            <w:r w:rsidR="00B6474E">
              <w:rPr>
                <w:rFonts w:ascii="ＭＳ 明朝" w:hAnsi="ＭＳ 明朝" w:cs="Times New Roman" w:hint="eastAsia"/>
                <w:kern w:val="2"/>
                <w:szCs w:val="20"/>
              </w:rPr>
              <w:t>時</w:t>
            </w:r>
            <w:r>
              <w:rPr>
                <w:rFonts w:ascii="ＭＳ 明朝" w:hAnsi="ＭＳ 明朝" w:cs="Times New Roman" w:hint="eastAsia"/>
                <w:kern w:val="2"/>
                <w:szCs w:val="20"/>
              </w:rPr>
              <w:t>～１</w:t>
            </w:r>
            <w:r w:rsidR="00E43531">
              <w:rPr>
                <w:rFonts w:ascii="ＭＳ 明朝" w:hAnsi="ＭＳ 明朝" w:cs="Times New Roman" w:hint="eastAsia"/>
                <w:kern w:val="2"/>
                <w:szCs w:val="20"/>
              </w:rPr>
              <w:t>５</w:t>
            </w:r>
            <w:r>
              <w:rPr>
                <w:rFonts w:ascii="ＭＳ 明朝" w:hAnsi="ＭＳ 明朝" w:cs="Times New Roman" w:hint="eastAsia"/>
                <w:kern w:val="2"/>
                <w:szCs w:val="20"/>
              </w:rPr>
              <w:t>時とする。ただし、次の期間は除くものとする。</w:t>
            </w:r>
          </w:p>
          <w:p w14:paraId="13031F9D" w14:textId="77777777" w:rsidR="00C07C60" w:rsidRDefault="00C07C60" w:rsidP="00C07C60">
            <w:pPr>
              <w:suppressAutoHyphens w:val="0"/>
              <w:kinsoku/>
              <w:wordWrap/>
              <w:overflowPunct/>
              <w:autoSpaceDE/>
              <w:autoSpaceDN/>
              <w:adjustRightInd/>
              <w:ind w:leftChars="400" w:left="913"/>
              <w:jc w:val="both"/>
              <w:textAlignment w:val="auto"/>
              <w:rPr>
                <w:rFonts w:ascii="ＭＳ 明朝" w:hAnsi="ＭＳ 明朝" w:cs="Times New Roman"/>
                <w:kern w:val="2"/>
                <w:szCs w:val="20"/>
              </w:rPr>
            </w:pPr>
            <w:r>
              <w:rPr>
                <w:rFonts w:ascii="ＭＳ 明朝" w:hAnsi="ＭＳ 明朝" w:cs="Times New Roman" w:hint="eastAsia"/>
                <w:kern w:val="2"/>
                <w:szCs w:val="20"/>
              </w:rPr>
              <w:t>・土日祝日</w:t>
            </w:r>
          </w:p>
          <w:p w14:paraId="0E61350F" w14:textId="0EC08D3C" w:rsidR="00C07C60" w:rsidRDefault="00C07C60" w:rsidP="00C07C60">
            <w:pPr>
              <w:suppressAutoHyphens w:val="0"/>
              <w:kinsoku/>
              <w:wordWrap/>
              <w:overflowPunct/>
              <w:autoSpaceDE/>
              <w:autoSpaceDN/>
              <w:adjustRightInd/>
              <w:ind w:leftChars="400" w:left="913"/>
              <w:jc w:val="both"/>
              <w:textAlignment w:val="auto"/>
              <w:rPr>
                <w:rFonts w:ascii="ＭＳ 明朝" w:hAnsi="ＭＳ 明朝" w:cs="Times New Roman"/>
                <w:kern w:val="2"/>
                <w:szCs w:val="20"/>
              </w:rPr>
            </w:pPr>
            <w:r>
              <w:rPr>
                <w:rFonts w:ascii="ＭＳ 明朝" w:hAnsi="ＭＳ 明朝" w:cs="Times New Roman" w:hint="eastAsia"/>
                <w:kern w:val="2"/>
                <w:szCs w:val="20"/>
              </w:rPr>
              <w:t>・４月</w:t>
            </w:r>
            <w:ins w:id="0" w:author="A1256869" w:date="2025-12-19T13:42:00Z">
              <w:r w:rsidR="009F5551">
                <w:rPr>
                  <w:rFonts w:ascii="ＭＳ 明朝" w:hAnsi="ＭＳ 明朝" w:cs="Times New Roman" w:hint="eastAsia"/>
                  <w:kern w:val="2"/>
                  <w:szCs w:val="20"/>
                </w:rPr>
                <w:t>２７</w:t>
              </w:r>
            </w:ins>
            <w:del w:id="1" w:author="A1256869" w:date="2025-12-19T13:42:00Z">
              <w:r w:rsidDel="009F5551">
                <w:rPr>
                  <w:rFonts w:ascii="ＭＳ 明朝" w:hAnsi="ＭＳ 明朝" w:cs="Times New Roman" w:hint="eastAsia"/>
                  <w:kern w:val="2"/>
                  <w:szCs w:val="20"/>
                </w:rPr>
                <w:delText>３０</w:delText>
              </w:r>
            </w:del>
            <w:r>
              <w:rPr>
                <w:rFonts w:ascii="ＭＳ 明朝" w:hAnsi="ＭＳ 明朝" w:cs="Times New Roman" w:hint="eastAsia"/>
                <w:kern w:val="2"/>
                <w:szCs w:val="20"/>
              </w:rPr>
              <w:t>日（</w:t>
            </w:r>
            <w:ins w:id="2" w:author="A1256869" w:date="2025-12-19T13:42:00Z">
              <w:r w:rsidR="009F5551">
                <w:rPr>
                  <w:rFonts w:ascii="ＭＳ 明朝" w:hAnsi="ＭＳ 明朝" w:cs="Times New Roman" w:hint="eastAsia"/>
                  <w:kern w:val="2"/>
                  <w:szCs w:val="20"/>
                </w:rPr>
                <w:t>月</w:t>
              </w:r>
            </w:ins>
            <w:del w:id="3" w:author="A1256869" w:date="2025-12-19T13:42:00Z">
              <w:r w:rsidDel="009F5551">
                <w:rPr>
                  <w:rFonts w:ascii="ＭＳ 明朝" w:hAnsi="ＭＳ 明朝" w:cs="Times New Roman" w:hint="eastAsia"/>
                  <w:kern w:val="2"/>
                  <w:szCs w:val="20"/>
                </w:rPr>
                <w:delText>水</w:delText>
              </w:r>
            </w:del>
            <w:r>
              <w:rPr>
                <w:rFonts w:ascii="ＭＳ 明朝" w:hAnsi="ＭＳ 明朝" w:cs="Times New Roman" w:hint="eastAsia"/>
                <w:kern w:val="2"/>
                <w:szCs w:val="20"/>
              </w:rPr>
              <w:t>）から５月</w:t>
            </w:r>
            <w:ins w:id="4" w:author="A1256869" w:date="2025-12-19T13:44:00Z">
              <w:r w:rsidR="009F5551">
                <w:rPr>
                  <w:rFonts w:ascii="ＭＳ 明朝" w:hAnsi="ＭＳ 明朝" w:cs="Times New Roman" w:hint="eastAsia"/>
                  <w:kern w:val="2"/>
                  <w:szCs w:val="20"/>
                </w:rPr>
                <w:t>６</w:t>
              </w:r>
            </w:ins>
            <w:del w:id="5" w:author="A1256869" w:date="2025-12-19T13:44:00Z">
              <w:r w:rsidDel="009F5551">
                <w:rPr>
                  <w:rFonts w:ascii="ＭＳ 明朝" w:hAnsi="ＭＳ 明朝" w:cs="Times New Roman" w:hint="eastAsia"/>
                  <w:kern w:val="2"/>
                  <w:szCs w:val="20"/>
                </w:rPr>
                <w:delText>２</w:delText>
              </w:r>
            </w:del>
            <w:r>
              <w:rPr>
                <w:rFonts w:ascii="ＭＳ 明朝" w:hAnsi="ＭＳ 明朝" w:cs="Times New Roman" w:hint="eastAsia"/>
                <w:kern w:val="2"/>
                <w:szCs w:val="20"/>
              </w:rPr>
              <w:t>日（</w:t>
            </w:r>
            <w:ins w:id="6" w:author="A1256869" w:date="2025-12-19T13:45:00Z">
              <w:r w:rsidR="009F5551">
                <w:rPr>
                  <w:rFonts w:ascii="ＭＳ 明朝" w:hAnsi="ＭＳ 明朝" w:cs="Times New Roman" w:hint="eastAsia"/>
                  <w:kern w:val="2"/>
                  <w:szCs w:val="20"/>
                </w:rPr>
                <w:t>水</w:t>
              </w:r>
            </w:ins>
            <w:del w:id="7" w:author="A1256869" w:date="2025-12-19T13:45:00Z">
              <w:r w:rsidDel="009F5551">
                <w:rPr>
                  <w:rFonts w:ascii="ＭＳ 明朝" w:hAnsi="ＭＳ 明朝" w:cs="Times New Roman" w:hint="eastAsia"/>
                  <w:kern w:val="2"/>
                  <w:szCs w:val="20"/>
                </w:rPr>
                <w:delText>金</w:delText>
              </w:r>
            </w:del>
            <w:r>
              <w:rPr>
                <w:rFonts w:ascii="ＭＳ 明朝" w:hAnsi="ＭＳ 明朝" w:cs="Times New Roman" w:hint="eastAsia"/>
                <w:kern w:val="2"/>
                <w:szCs w:val="20"/>
              </w:rPr>
              <w:t>）</w:t>
            </w:r>
          </w:p>
          <w:p w14:paraId="205ED1C6" w14:textId="7C742C7D" w:rsidR="00C07C60" w:rsidRDefault="00C07C60" w:rsidP="00C07C60">
            <w:pPr>
              <w:suppressAutoHyphens w:val="0"/>
              <w:kinsoku/>
              <w:wordWrap/>
              <w:overflowPunct/>
              <w:autoSpaceDE/>
              <w:autoSpaceDN/>
              <w:adjustRightInd/>
              <w:ind w:leftChars="400" w:left="913"/>
              <w:jc w:val="both"/>
              <w:textAlignment w:val="auto"/>
              <w:rPr>
                <w:rFonts w:ascii="ＭＳ 明朝" w:hAnsi="ＭＳ 明朝" w:cs="Times New Roman"/>
                <w:kern w:val="2"/>
                <w:szCs w:val="20"/>
              </w:rPr>
            </w:pPr>
            <w:r>
              <w:rPr>
                <w:rFonts w:ascii="ＭＳ 明朝" w:hAnsi="ＭＳ 明朝" w:cs="Times New Roman" w:hint="eastAsia"/>
                <w:kern w:val="2"/>
                <w:szCs w:val="20"/>
              </w:rPr>
              <w:t>・８月１</w:t>
            </w:r>
            <w:ins w:id="8" w:author="A1256869" w:date="2025-12-19T13:45:00Z">
              <w:r w:rsidR="009F5551">
                <w:rPr>
                  <w:rFonts w:ascii="ＭＳ 明朝" w:hAnsi="ＭＳ 明朝" w:cs="Times New Roman" w:hint="eastAsia"/>
                  <w:kern w:val="2"/>
                  <w:szCs w:val="20"/>
                </w:rPr>
                <w:t>０</w:t>
              </w:r>
            </w:ins>
            <w:del w:id="9" w:author="A1256869" w:date="2025-12-19T13:45:00Z">
              <w:r w:rsidDel="009F5551">
                <w:rPr>
                  <w:rFonts w:ascii="ＭＳ 明朝" w:hAnsi="ＭＳ 明朝" w:cs="Times New Roman" w:hint="eastAsia"/>
                  <w:kern w:val="2"/>
                  <w:szCs w:val="20"/>
                </w:rPr>
                <w:delText>２</w:delText>
              </w:r>
            </w:del>
            <w:r>
              <w:rPr>
                <w:rFonts w:ascii="ＭＳ 明朝" w:hAnsi="ＭＳ 明朝" w:cs="Times New Roman" w:hint="eastAsia"/>
                <w:kern w:val="2"/>
                <w:szCs w:val="20"/>
              </w:rPr>
              <w:t>日（</w:t>
            </w:r>
            <w:ins w:id="10" w:author="A1256869" w:date="2025-12-19T13:45:00Z">
              <w:r w:rsidR="009F5551">
                <w:rPr>
                  <w:rFonts w:ascii="ＭＳ 明朝" w:hAnsi="ＭＳ 明朝" w:cs="Times New Roman" w:hint="eastAsia"/>
                  <w:kern w:val="2"/>
                  <w:szCs w:val="20"/>
                </w:rPr>
                <w:t>月</w:t>
              </w:r>
            </w:ins>
            <w:del w:id="11" w:author="A1256869" w:date="2025-12-19T13:45:00Z">
              <w:r w:rsidDel="009F5551">
                <w:rPr>
                  <w:rFonts w:ascii="ＭＳ 明朝" w:hAnsi="ＭＳ 明朝" w:cs="Times New Roman" w:hint="eastAsia"/>
                  <w:kern w:val="2"/>
                  <w:szCs w:val="20"/>
                </w:rPr>
                <w:delText>火</w:delText>
              </w:r>
            </w:del>
            <w:r>
              <w:rPr>
                <w:rFonts w:ascii="ＭＳ 明朝" w:hAnsi="ＭＳ 明朝" w:cs="Times New Roman" w:hint="eastAsia"/>
                <w:kern w:val="2"/>
                <w:szCs w:val="20"/>
              </w:rPr>
              <w:t>）から８月１</w:t>
            </w:r>
            <w:ins w:id="12" w:author="A1256869" w:date="2025-12-19T13:45:00Z">
              <w:r w:rsidR="009F5551">
                <w:rPr>
                  <w:rFonts w:ascii="ＭＳ 明朝" w:hAnsi="ＭＳ 明朝" w:cs="Times New Roman" w:hint="eastAsia"/>
                  <w:kern w:val="2"/>
                  <w:szCs w:val="20"/>
                </w:rPr>
                <w:t>４</w:t>
              </w:r>
            </w:ins>
            <w:del w:id="13" w:author="A1256869" w:date="2025-12-19T13:45:00Z">
              <w:r w:rsidDel="009F5551">
                <w:rPr>
                  <w:rFonts w:ascii="ＭＳ 明朝" w:hAnsi="ＭＳ 明朝" w:cs="Times New Roman" w:hint="eastAsia"/>
                  <w:kern w:val="2"/>
                  <w:szCs w:val="20"/>
                </w:rPr>
                <w:delText>５</w:delText>
              </w:r>
            </w:del>
            <w:r>
              <w:rPr>
                <w:rFonts w:ascii="ＭＳ 明朝" w:hAnsi="ＭＳ 明朝" w:cs="Times New Roman" w:hint="eastAsia"/>
                <w:kern w:val="2"/>
                <w:szCs w:val="20"/>
              </w:rPr>
              <w:t>日（金）</w:t>
            </w:r>
          </w:p>
          <w:p w14:paraId="201302A7" w14:textId="44B96296" w:rsidR="00777A23" w:rsidRDefault="00777A23" w:rsidP="00C07C60">
            <w:pPr>
              <w:suppressAutoHyphens w:val="0"/>
              <w:kinsoku/>
              <w:wordWrap/>
              <w:overflowPunct/>
              <w:autoSpaceDE/>
              <w:autoSpaceDN/>
              <w:adjustRightInd/>
              <w:ind w:leftChars="400" w:left="913"/>
              <w:jc w:val="both"/>
              <w:textAlignment w:val="auto"/>
              <w:rPr>
                <w:ins w:id="14" w:author="A1256869" w:date="2025-12-19T13:47:00Z"/>
                <w:rFonts w:ascii="ＭＳ 明朝" w:hAnsi="ＭＳ 明朝" w:cs="Times New Roman"/>
                <w:kern w:val="2"/>
                <w:szCs w:val="20"/>
              </w:rPr>
            </w:pPr>
            <w:r>
              <w:rPr>
                <w:rFonts w:ascii="ＭＳ 明朝" w:hAnsi="ＭＳ 明朝" w:cs="Times New Roman" w:hint="eastAsia"/>
                <w:kern w:val="2"/>
                <w:szCs w:val="20"/>
              </w:rPr>
              <w:t>・１２月２</w:t>
            </w:r>
            <w:ins w:id="15" w:author="A1256869" w:date="2025-12-19T13:46:00Z">
              <w:r w:rsidR="009F5551">
                <w:rPr>
                  <w:rFonts w:ascii="ＭＳ 明朝" w:hAnsi="ＭＳ 明朝" w:cs="Times New Roman" w:hint="eastAsia"/>
                  <w:kern w:val="2"/>
                  <w:szCs w:val="20"/>
                </w:rPr>
                <w:t>８</w:t>
              </w:r>
            </w:ins>
            <w:del w:id="16" w:author="A1256869" w:date="2025-12-19T13:46:00Z">
              <w:r w:rsidDel="009F5551">
                <w:rPr>
                  <w:rFonts w:ascii="ＭＳ 明朝" w:hAnsi="ＭＳ 明朝" w:cs="Times New Roman" w:hint="eastAsia"/>
                  <w:kern w:val="2"/>
                  <w:szCs w:val="20"/>
                </w:rPr>
                <w:delText>９</w:delText>
              </w:r>
            </w:del>
            <w:r>
              <w:rPr>
                <w:rFonts w:ascii="ＭＳ 明朝" w:hAnsi="ＭＳ 明朝" w:cs="Times New Roman" w:hint="eastAsia"/>
                <w:kern w:val="2"/>
                <w:szCs w:val="20"/>
              </w:rPr>
              <w:t>日（月）から１月</w:t>
            </w:r>
            <w:ins w:id="17" w:author="A1256869" w:date="2025-12-19T13:47:00Z">
              <w:r w:rsidR="009F5551">
                <w:rPr>
                  <w:rFonts w:ascii="ＭＳ 明朝" w:hAnsi="ＭＳ 明朝" w:cs="Times New Roman" w:hint="eastAsia"/>
                  <w:kern w:val="2"/>
                  <w:szCs w:val="20"/>
                </w:rPr>
                <w:t>５</w:t>
              </w:r>
            </w:ins>
            <w:del w:id="18" w:author="A1256869" w:date="2025-12-19T13:47:00Z">
              <w:r w:rsidR="00043D32" w:rsidDel="009F5551">
                <w:rPr>
                  <w:rFonts w:ascii="ＭＳ 明朝" w:hAnsi="ＭＳ 明朝" w:cs="Times New Roman" w:hint="eastAsia"/>
                  <w:kern w:val="2"/>
                  <w:szCs w:val="20"/>
                </w:rPr>
                <w:delText>２</w:delText>
              </w:r>
            </w:del>
            <w:r w:rsidR="00043D32">
              <w:rPr>
                <w:rFonts w:ascii="ＭＳ 明朝" w:hAnsi="ＭＳ 明朝" w:cs="Times New Roman" w:hint="eastAsia"/>
                <w:kern w:val="2"/>
                <w:szCs w:val="20"/>
              </w:rPr>
              <w:t>日（</w:t>
            </w:r>
            <w:ins w:id="19" w:author="A1256869" w:date="2025-12-19T13:47:00Z">
              <w:r w:rsidR="009F5551">
                <w:rPr>
                  <w:rFonts w:ascii="ＭＳ 明朝" w:hAnsi="ＭＳ 明朝" w:cs="Times New Roman" w:hint="eastAsia"/>
                  <w:kern w:val="2"/>
                  <w:szCs w:val="20"/>
                </w:rPr>
                <w:t>火</w:t>
              </w:r>
            </w:ins>
            <w:del w:id="20" w:author="A1256869" w:date="2025-12-19T13:47:00Z">
              <w:r w:rsidR="00043D32" w:rsidDel="009F5551">
                <w:rPr>
                  <w:rFonts w:ascii="ＭＳ 明朝" w:hAnsi="ＭＳ 明朝" w:cs="Times New Roman" w:hint="eastAsia"/>
                  <w:kern w:val="2"/>
                  <w:szCs w:val="20"/>
                </w:rPr>
                <w:delText>金</w:delText>
              </w:r>
            </w:del>
            <w:r w:rsidR="00043D32">
              <w:rPr>
                <w:rFonts w:ascii="ＭＳ 明朝" w:hAnsi="ＭＳ 明朝" w:cs="Times New Roman" w:hint="eastAsia"/>
                <w:kern w:val="2"/>
                <w:szCs w:val="20"/>
              </w:rPr>
              <w:t>）</w:t>
            </w:r>
          </w:p>
          <w:p w14:paraId="1707ED23" w14:textId="759A1BA4" w:rsidR="00B63746" w:rsidRDefault="00B63746" w:rsidP="00E43531">
            <w:pPr>
              <w:suppressAutoHyphens w:val="0"/>
              <w:kinsoku/>
              <w:wordWrap/>
              <w:overflowPunct/>
              <w:autoSpaceDE/>
              <w:autoSpaceDN/>
              <w:adjustRightInd/>
              <w:ind w:leftChars="400" w:left="913"/>
              <w:jc w:val="both"/>
              <w:textAlignment w:val="auto"/>
              <w:rPr>
                <w:ins w:id="21" w:author="A1256869" w:date="2025-12-19T13:48:00Z"/>
                <w:rFonts w:ascii="ＭＳ 明朝" w:hAnsi="ＭＳ 明朝" w:cs="Times New Roman" w:hint="eastAsia"/>
                <w:kern w:val="2"/>
                <w:szCs w:val="20"/>
              </w:rPr>
            </w:pPr>
            <w:ins w:id="22" w:author="A1256869" w:date="2025-12-19T13:48:00Z">
              <w:r>
                <w:rPr>
                  <w:rFonts w:ascii="ＭＳ 明朝" w:hAnsi="ＭＳ 明朝" w:cs="Times New Roman" w:hint="eastAsia"/>
                  <w:kern w:val="2"/>
                  <w:szCs w:val="20"/>
                </w:rPr>
                <w:t>次に示す</w:t>
              </w:r>
            </w:ins>
            <w:ins w:id="23" w:author="A1256869" w:date="2025-12-19T13:49:00Z">
              <w:r>
                <w:rPr>
                  <w:rFonts w:ascii="ＭＳ 明朝" w:hAnsi="ＭＳ 明朝" w:cs="Times New Roman" w:hint="eastAsia"/>
                  <w:kern w:val="2"/>
                  <w:szCs w:val="20"/>
                </w:rPr>
                <w:t>期間</w:t>
              </w:r>
            </w:ins>
            <w:ins w:id="24" w:author="A1256869" w:date="2025-12-19T13:48:00Z">
              <w:r>
                <w:rPr>
                  <w:rFonts w:ascii="ＭＳ 明朝" w:hAnsi="ＭＳ 明朝" w:cs="Times New Roman" w:hint="eastAsia"/>
                  <w:kern w:val="2"/>
                  <w:szCs w:val="20"/>
                </w:rPr>
                <w:t>は作業期間</w:t>
              </w:r>
            </w:ins>
            <w:ins w:id="25" w:author="takakuwa" w:date="2025-12-23T14:45:00Z" w16du:dateUtc="2025-12-23T05:45:00Z">
              <w:r w:rsidR="00397A6A">
                <w:rPr>
                  <w:rFonts w:ascii="ＭＳ 明朝" w:hAnsi="ＭＳ 明朝" w:cs="Times New Roman" w:hint="eastAsia"/>
                  <w:kern w:val="2"/>
                  <w:szCs w:val="20"/>
                </w:rPr>
                <w:t>（</w:t>
              </w:r>
              <w:r w:rsidR="00397A6A">
                <w:rPr>
                  <w:rFonts w:ascii="ＭＳ 明朝" w:hAnsi="ＭＳ 明朝" w:cs="Times New Roman"/>
                  <w:kern w:val="2"/>
                  <w:szCs w:val="20"/>
                </w:rPr>
                <w:t>10</w:t>
              </w:r>
              <w:r w:rsidR="00397A6A">
                <w:rPr>
                  <w:rFonts w:ascii="ＭＳ 明朝" w:hAnsi="ＭＳ 明朝" w:cs="Times New Roman" w:hint="eastAsia"/>
                  <w:kern w:val="2"/>
                  <w:szCs w:val="20"/>
                </w:rPr>
                <w:t>時〜</w:t>
              </w:r>
              <w:r w:rsidR="00397A6A">
                <w:rPr>
                  <w:rFonts w:ascii="ＭＳ 明朝" w:hAnsi="ＭＳ 明朝" w:cs="Times New Roman"/>
                  <w:kern w:val="2"/>
                  <w:szCs w:val="20"/>
                </w:rPr>
                <w:t>18</w:t>
              </w:r>
              <w:r w:rsidR="00397A6A">
                <w:rPr>
                  <w:rFonts w:ascii="ＭＳ 明朝" w:hAnsi="ＭＳ 明朝" w:cs="Times New Roman" w:hint="eastAsia"/>
                  <w:kern w:val="2"/>
                  <w:szCs w:val="20"/>
                </w:rPr>
                <w:t>時）</w:t>
              </w:r>
            </w:ins>
            <w:ins w:id="26" w:author="A1256869" w:date="2025-12-19T13:48:00Z">
              <w:r>
                <w:rPr>
                  <w:rFonts w:ascii="ＭＳ 明朝" w:hAnsi="ＭＳ 明朝" w:cs="Times New Roman" w:hint="eastAsia"/>
                  <w:kern w:val="2"/>
                  <w:szCs w:val="20"/>
                </w:rPr>
                <w:t>とする。</w:t>
              </w:r>
            </w:ins>
          </w:p>
          <w:p w14:paraId="5D99A37C" w14:textId="22B18493" w:rsidR="00B63746" w:rsidRDefault="00B63746" w:rsidP="00C07C60">
            <w:pPr>
              <w:suppressAutoHyphens w:val="0"/>
              <w:kinsoku/>
              <w:wordWrap/>
              <w:overflowPunct/>
              <w:autoSpaceDE/>
              <w:autoSpaceDN/>
              <w:adjustRightInd/>
              <w:ind w:leftChars="400" w:left="913"/>
              <w:jc w:val="both"/>
              <w:textAlignment w:val="auto"/>
              <w:rPr>
                <w:ins w:id="27" w:author="A1256869" w:date="2025-12-19T13:51:00Z"/>
                <w:rFonts w:ascii="ＭＳ 明朝" w:hAnsi="ＭＳ 明朝" w:cs="Times New Roman"/>
                <w:kern w:val="2"/>
                <w:szCs w:val="20"/>
              </w:rPr>
            </w:pPr>
            <w:ins w:id="28" w:author="A1256869" w:date="2025-12-19T13:48:00Z">
              <w:r>
                <w:rPr>
                  <w:rFonts w:ascii="ＭＳ 明朝" w:hAnsi="ＭＳ 明朝" w:cs="Times New Roman" w:hint="eastAsia"/>
                  <w:kern w:val="2"/>
                  <w:szCs w:val="20"/>
                </w:rPr>
                <w:t>・４</w:t>
              </w:r>
            </w:ins>
            <w:ins w:id="29" w:author="A1256869" w:date="2025-12-19T13:49:00Z">
              <w:r>
                <w:rPr>
                  <w:rFonts w:ascii="ＭＳ 明朝" w:hAnsi="ＭＳ 明朝" w:cs="Times New Roman" w:hint="eastAsia"/>
                  <w:kern w:val="2"/>
                  <w:szCs w:val="20"/>
                </w:rPr>
                <w:t>月２日（木）、９</w:t>
              </w:r>
            </w:ins>
            <w:ins w:id="30" w:author="A1256869" w:date="2025-12-19T13:50:00Z">
              <w:r>
                <w:rPr>
                  <w:rFonts w:ascii="ＭＳ 明朝" w:hAnsi="ＭＳ 明朝" w:cs="Times New Roman" w:hint="eastAsia"/>
                  <w:kern w:val="2"/>
                  <w:szCs w:val="20"/>
                </w:rPr>
                <w:t>日（木）、１６日</w:t>
              </w:r>
            </w:ins>
            <w:ins w:id="31" w:author="A1256869" w:date="2025-12-19T13:51:00Z">
              <w:r>
                <w:rPr>
                  <w:rFonts w:ascii="ＭＳ 明朝" w:hAnsi="ＭＳ 明朝" w:cs="Times New Roman" w:hint="eastAsia"/>
                  <w:kern w:val="2"/>
                  <w:szCs w:val="20"/>
                </w:rPr>
                <w:t>（木）、２３日（木）、</w:t>
              </w:r>
            </w:ins>
          </w:p>
          <w:p w14:paraId="0F37C4D6" w14:textId="3C53AA69" w:rsidR="00B63746" w:rsidRDefault="00B63746" w:rsidP="00C07C60">
            <w:pPr>
              <w:suppressAutoHyphens w:val="0"/>
              <w:kinsoku/>
              <w:wordWrap/>
              <w:overflowPunct/>
              <w:autoSpaceDE/>
              <w:autoSpaceDN/>
              <w:adjustRightInd/>
              <w:ind w:leftChars="400" w:left="913"/>
              <w:jc w:val="both"/>
              <w:textAlignment w:val="auto"/>
              <w:rPr>
                <w:ins w:id="32" w:author="A1256869" w:date="2025-12-19T13:52:00Z"/>
                <w:rFonts w:ascii="ＭＳ 明朝" w:hAnsi="ＭＳ 明朝" w:cs="Times New Roman"/>
                <w:kern w:val="2"/>
                <w:szCs w:val="20"/>
              </w:rPr>
            </w:pPr>
            <w:ins w:id="33" w:author="A1256869" w:date="2025-12-19T13:51:00Z">
              <w:r>
                <w:rPr>
                  <w:rFonts w:ascii="ＭＳ 明朝" w:hAnsi="ＭＳ 明朝" w:cs="Times New Roman" w:hint="eastAsia"/>
                  <w:kern w:val="2"/>
                  <w:szCs w:val="20"/>
                </w:rPr>
                <w:t>・１１月１８日（木）、２６日</w:t>
              </w:r>
            </w:ins>
            <w:ins w:id="34" w:author="A1256869" w:date="2025-12-19T13:52:00Z">
              <w:r>
                <w:rPr>
                  <w:rFonts w:ascii="ＭＳ 明朝" w:hAnsi="ＭＳ 明朝" w:cs="Times New Roman" w:hint="eastAsia"/>
                  <w:kern w:val="2"/>
                  <w:szCs w:val="20"/>
                </w:rPr>
                <w:t>（木）</w:t>
              </w:r>
            </w:ins>
          </w:p>
          <w:p w14:paraId="392F6295" w14:textId="79455371" w:rsidR="00E43531" w:rsidRPr="00B63746" w:rsidRDefault="00B63746" w:rsidP="00E43531">
            <w:pPr>
              <w:suppressAutoHyphens w:val="0"/>
              <w:kinsoku/>
              <w:wordWrap/>
              <w:overflowPunct/>
              <w:autoSpaceDE/>
              <w:autoSpaceDN/>
              <w:adjustRightInd/>
              <w:ind w:leftChars="400" w:left="913"/>
              <w:jc w:val="both"/>
              <w:textAlignment w:val="auto"/>
              <w:rPr>
                <w:rFonts w:ascii="ＭＳ 明朝" w:hAnsi="ＭＳ 明朝" w:cs="Times New Roman"/>
                <w:kern w:val="2"/>
                <w:szCs w:val="20"/>
              </w:rPr>
            </w:pPr>
            <w:ins w:id="35" w:author="A1256869" w:date="2025-12-19T13:52:00Z">
              <w:r>
                <w:rPr>
                  <w:rFonts w:ascii="ＭＳ 明朝" w:hAnsi="ＭＳ 明朝" w:cs="Times New Roman" w:hint="eastAsia"/>
                  <w:kern w:val="2"/>
                  <w:szCs w:val="20"/>
                </w:rPr>
                <w:t>・３月１８日（木）、２３日（木）、２９日（月）、３１日（水）</w:t>
              </w:r>
            </w:ins>
          </w:p>
          <w:p w14:paraId="3AB37BCC" w14:textId="2A0A0B74" w:rsidR="002B5B99" w:rsidRDefault="00043D32" w:rsidP="002B5B99">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Pr>
                <w:rFonts w:ascii="ＭＳ 明朝" w:hAnsi="ＭＳ 明朝" w:cs="Times New Roman" w:hint="eastAsia"/>
                <w:kern w:val="2"/>
                <w:szCs w:val="20"/>
              </w:rPr>
              <w:t xml:space="preserve">　　　イ　官側は契約相手方と調整し、（２）アの曜日・時間</w:t>
            </w:r>
            <w:r w:rsidR="00B6474E">
              <w:rPr>
                <w:rFonts w:ascii="ＭＳ 明朝" w:hAnsi="ＭＳ 明朝" w:cs="Times New Roman" w:hint="eastAsia"/>
                <w:kern w:val="2"/>
                <w:szCs w:val="20"/>
              </w:rPr>
              <w:t>（以降、作業日等という）</w:t>
            </w:r>
            <w:r>
              <w:rPr>
                <w:rFonts w:ascii="ＭＳ 明朝" w:hAnsi="ＭＳ 明朝" w:cs="Times New Roman" w:hint="eastAsia"/>
                <w:kern w:val="2"/>
                <w:szCs w:val="20"/>
              </w:rPr>
              <w:t>を他の</w:t>
            </w:r>
            <w:r w:rsidR="00B6474E">
              <w:rPr>
                <w:rFonts w:ascii="ＭＳ 明朝" w:hAnsi="ＭＳ 明朝" w:cs="Times New Roman" w:hint="eastAsia"/>
                <w:kern w:val="2"/>
                <w:szCs w:val="20"/>
              </w:rPr>
              <w:t>作業日等</w:t>
            </w:r>
            <w:r>
              <w:rPr>
                <w:rFonts w:ascii="ＭＳ 明朝" w:hAnsi="ＭＳ 明朝" w:cs="Times New Roman" w:hint="eastAsia"/>
                <w:kern w:val="2"/>
                <w:szCs w:val="20"/>
              </w:rPr>
              <w:t>へ振り替えて</w:t>
            </w:r>
            <w:r w:rsidR="00B6474E">
              <w:rPr>
                <w:rFonts w:ascii="ＭＳ 明朝" w:hAnsi="ＭＳ 明朝" w:cs="Times New Roman" w:hint="eastAsia"/>
                <w:kern w:val="2"/>
                <w:szCs w:val="20"/>
              </w:rPr>
              <w:t>契約相手方に</w:t>
            </w:r>
            <w:r>
              <w:rPr>
                <w:rFonts w:ascii="ＭＳ 明朝" w:hAnsi="ＭＳ 明朝" w:cs="Times New Roman" w:hint="eastAsia"/>
                <w:kern w:val="2"/>
                <w:szCs w:val="20"/>
              </w:rPr>
              <w:t>作業させることができる。</w:t>
            </w:r>
          </w:p>
          <w:p w14:paraId="4666328C" w14:textId="77777777" w:rsidR="002B5B99" w:rsidRDefault="00043D32" w:rsidP="002B5B99">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Pr>
                <w:rFonts w:ascii="ＭＳ 明朝" w:hAnsi="ＭＳ 明朝" w:cs="Times New Roman" w:hint="eastAsia"/>
                <w:kern w:val="2"/>
                <w:szCs w:val="20"/>
              </w:rPr>
              <w:t xml:space="preserve">　　　ウ　官側は契約相手方と調整し、（２）アの</w:t>
            </w:r>
            <w:r w:rsidR="00B6474E">
              <w:rPr>
                <w:rFonts w:ascii="ＭＳ 明朝" w:hAnsi="ＭＳ 明朝" w:cs="Times New Roman" w:hint="eastAsia"/>
                <w:kern w:val="2"/>
                <w:szCs w:val="20"/>
              </w:rPr>
              <w:t>作業日等以外</w:t>
            </w:r>
            <w:r>
              <w:rPr>
                <w:rFonts w:ascii="ＭＳ 明朝" w:hAnsi="ＭＳ 明朝" w:cs="Times New Roman" w:hint="eastAsia"/>
                <w:kern w:val="2"/>
                <w:szCs w:val="20"/>
              </w:rPr>
              <w:t>に官側が指定する作業日</w:t>
            </w:r>
            <w:r w:rsidR="00B6474E">
              <w:rPr>
                <w:rFonts w:ascii="ＭＳ 明朝" w:hAnsi="ＭＳ 明朝" w:cs="Times New Roman" w:hint="eastAsia"/>
                <w:kern w:val="2"/>
                <w:szCs w:val="20"/>
              </w:rPr>
              <w:t>等</w:t>
            </w:r>
            <w:r>
              <w:rPr>
                <w:rFonts w:ascii="ＭＳ 明朝" w:hAnsi="ＭＳ 明朝" w:cs="Times New Roman" w:hint="eastAsia"/>
                <w:kern w:val="2"/>
                <w:szCs w:val="20"/>
              </w:rPr>
              <w:t>を追加することができる</w:t>
            </w:r>
            <w:r w:rsidRPr="00192169">
              <w:rPr>
                <w:rFonts w:ascii="ＭＳ 明朝" w:hAnsi="ＭＳ 明朝" w:cs="Times New Roman" w:hint="eastAsia"/>
                <w:kern w:val="2"/>
                <w:szCs w:val="20"/>
              </w:rPr>
              <w:t>。</w:t>
            </w:r>
            <w:r w:rsidR="005347D9" w:rsidRPr="00192169">
              <w:rPr>
                <w:rFonts w:ascii="ＭＳ 明朝" w:hAnsi="ＭＳ 明朝" w:cs="Times New Roman" w:hint="eastAsia"/>
                <w:kern w:val="2"/>
                <w:szCs w:val="20"/>
              </w:rPr>
              <w:t>追加できる期間は契約日から２月末までとし、</w:t>
            </w:r>
            <w:r w:rsidR="007432FC" w:rsidRPr="00192169">
              <w:rPr>
                <w:rFonts w:ascii="ＭＳ 明朝" w:hAnsi="ＭＳ 明朝" w:cs="Times New Roman" w:hint="eastAsia"/>
                <w:kern w:val="2"/>
                <w:szCs w:val="20"/>
              </w:rPr>
              <w:t>作業</w:t>
            </w:r>
            <w:r w:rsidR="007432FC" w:rsidRPr="00192169">
              <w:rPr>
                <w:rFonts w:ascii="ＭＳ 明朝" w:hAnsi="ＭＳ 明朝" w:cs="Times New Roman" w:hint="eastAsia"/>
                <w:kern w:val="2"/>
                <w:szCs w:val="20"/>
              </w:rPr>
              <w:lastRenderedPageBreak/>
              <w:t>日</w:t>
            </w:r>
            <w:r w:rsidR="005347D9" w:rsidRPr="00192169">
              <w:rPr>
                <w:rFonts w:ascii="ＭＳ 明朝" w:hAnsi="ＭＳ 明朝" w:cs="Times New Roman" w:hint="eastAsia"/>
                <w:kern w:val="2"/>
                <w:szCs w:val="20"/>
              </w:rPr>
              <w:t>等</w:t>
            </w:r>
            <w:r w:rsidR="007432FC" w:rsidRPr="00192169">
              <w:rPr>
                <w:rFonts w:ascii="ＭＳ 明朝" w:hAnsi="ＭＳ 明朝" w:cs="Times New Roman" w:hint="eastAsia"/>
                <w:kern w:val="2"/>
                <w:szCs w:val="20"/>
              </w:rPr>
              <w:t>は</w:t>
            </w:r>
            <w:r w:rsidR="00072515" w:rsidRPr="00192169">
              <w:rPr>
                <w:rFonts w:ascii="ＭＳ 明朝" w:hAnsi="ＭＳ 明朝" w:cs="Times New Roman" w:hint="eastAsia"/>
                <w:kern w:val="2"/>
                <w:szCs w:val="20"/>
              </w:rPr>
              <w:t>年間</w:t>
            </w:r>
            <w:r w:rsidR="007432FC" w:rsidRPr="00192169">
              <w:rPr>
                <w:rFonts w:ascii="ＭＳ 明朝" w:hAnsi="ＭＳ 明朝" w:cs="Times New Roman" w:hint="eastAsia"/>
                <w:kern w:val="2"/>
                <w:szCs w:val="20"/>
              </w:rPr>
              <w:t>１０日を</w:t>
            </w:r>
            <w:r w:rsidR="00072515" w:rsidRPr="00192169">
              <w:rPr>
                <w:rFonts w:ascii="ＭＳ 明朝" w:hAnsi="ＭＳ 明朝" w:cs="Times New Roman" w:hint="eastAsia"/>
                <w:kern w:val="2"/>
                <w:szCs w:val="20"/>
              </w:rPr>
              <w:t>上限と</w:t>
            </w:r>
            <w:r w:rsidR="007432FC" w:rsidRPr="00192169">
              <w:rPr>
                <w:rFonts w:ascii="ＭＳ 明朝" w:hAnsi="ＭＳ 明朝" w:cs="Times New Roman" w:hint="eastAsia"/>
                <w:kern w:val="2"/>
                <w:szCs w:val="20"/>
              </w:rPr>
              <w:t>する。</w:t>
            </w:r>
            <w:r w:rsidR="00B6474E" w:rsidRPr="00192169">
              <w:rPr>
                <w:rFonts w:ascii="ＭＳ 明朝" w:hAnsi="ＭＳ 明朝" w:cs="Times New Roman" w:hint="eastAsia"/>
                <w:kern w:val="2"/>
                <w:szCs w:val="20"/>
              </w:rPr>
              <w:t>なお、追加した作業日等に係る費用の</w:t>
            </w:r>
            <w:r w:rsidR="00072515" w:rsidRPr="00192169">
              <w:rPr>
                <w:rFonts w:ascii="ＭＳ 明朝" w:hAnsi="ＭＳ 明朝" w:cs="Times New Roman" w:hint="eastAsia"/>
                <w:kern w:val="2"/>
                <w:szCs w:val="20"/>
              </w:rPr>
              <w:t>精算</w:t>
            </w:r>
            <w:r w:rsidR="00B6474E" w:rsidRPr="00192169">
              <w:rPr>
                <w:rFonts w:ascii="ＭＳ 明朝" w:hAnsi="ＭＳ 明朝" w:cs="Times New Roman" w:hint="eastAsia"/>
                <w:kern w:val="2"/>
                <w:szCs w:val="20"/>
              </w:rPr>
              <w:t>については３．３のとおり。</w:t>
            </w:r>
          </w:p>
          <w:p w14:paraId="140A60A7" w14:textId="12A105BF" w:rsidR="00FC3142" w:rsidRPr="00A40688" w:rsidRDefault="00FC3142" w:rsidP="00192169">
            <w:pPr>
              <w:suppressAutoHyphens w:val="0"/>
              <w:kinsoku/>
              <w:wordWrap/>
              <w:overflowPunct/>
              <w:autoSpaceDE/>
              <w:autoSpaceDN/>
              <w:adjustRightInd/>
              <w:ind w:leftChars="100" w:left="912" w:hangingChars="300" w:hanging="684"/>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（３）</w:t>
            </w:r>
            <w:r w:rsidR="002703CA">
              <w:rPr>
                <w:rFonts w:ascii="ＭＳ 明朝" w:hAnsi="ＭＳ 明朝" w:cs="Times New Roman" w:hint="eastAsia"/>
                <w:kern w:val="2"/>
                <w:szCs w:val="20"/>
              </w:rPr>
              <w:t>役務従事者</w:t>
            </w:r>
          </w:p>
          <w:p w14:paraId="6D2A9A11" w14:textId="53096740" w:rsidR="00902BB2" w:rsidRPr="00A40688" w:rsidRDefault="0089684D" w:rsidP="00B10F33">
            <w:pPr>
              <w:suppressAutoHyphens w:val="0"/>
              <w:kinsoku/>
              <w:wordWrap/>
              <w:overflowPunct/>
              <w:autoSpaceDE/>
              <w:autoSpaceDN/>
              <w:adjustRightInd/>
              <w:ind w:leftChars="300" w:left="684" w:firstLineChars="100" w:firstLine="228"/>
              <w:jc w:val="both"/>
              <w:textAlignment w:val="auto"/>
              <w:rPr>
                <w:rFonts w:ascii="ＭＳ 明朝" w:eastAsia="SimSun" w:hAnsi="ＭＳ 明朝" w:cs="Times New Roman"/>
                <w:kern w:val="2"/>
                <w:szCs w:val="20"/>
                <w:lang w:eastAsia="zh-CN"/>
              </w:rPr>
            </w:pPr>
            <w:r w:rsidRPr="00A40688">
              <w:rPr>
                <w:rFonts w:ascii="ＭＳ 明朝" w:hAnsi="ＭＳ 明朝" w:cs="Times New Roman" w:hint="eastAsia"/>
                <w:kern w:val="2"/>
                <w:szCs w:val="20"/>
              </w:rPr>
              <w:t>役務員</w:t>
            </w:r>
            <w:r w:rsidR="00B32ADF" w:rsidRPr="00A40688">
              <w:rPr>
                <w:rFonts w:ascii="ＭＳ 明朝" w:hAnsi="ＭＳ 明朝" w:cs="Times New Roman" w:hint="eastAsia"/>
                <w:kern w:val="2"/>
                <w:szCs w:val="20"/>
              </w:rPr>
              <w:t>１</w:t>
            </w:r>
            <w:r w:rsidR="00FC3142" w:rsidRPr="00A40688">
              <w:rPr>
                <w:rFonts w:ascii="ＭＳ 明朝" w:hAnsi="ＭＳ 明朝" w:cs="Times New Roman" w:hint="eastAsia"/>
                <w:kern w:val="2"/>
                <w:szCs w:val="20"/>
              </w:rPr>
              <w:t>名</w:t>
            </w:r>
            <w:r w:rsidR="00B32ADF" w:rsidRPr="00A40688">
              <w:rPr>
                <w:rFonts w:ascii="ＭＳ 明朝" w:hAnsi="ＭＳ 明朝" w:cs="Times New Roman" w:hint="eastAsia"/>
                <w:kern w:val="2"/>
                <w:szCs w:val="20"/>
              </w:rPr>
              <w:t>以上。別途監督者を置くものと</w:t>
            </w:r>
            <w:r w:rsidR="00DF1B7F" w:rsidRPr="00A40688">
              <w:rPr>
                <w:rFonts w:ascii="ＭＳ 明朝" w:hAnsi="ＭＳ 明朝" w:cs="Times New Roman" w:hint="eastAsia"/>
                <w:kern w:val="2"/>
                <w:szCs w:val="20"/>
              </w:rPr>
              <w:t>する</w:t>
            </w:r>
            <w:r w:rsidR="00FC3142" w:rsidRPr="00A40688">
              <w:rPr>
                <w:rFonts w:ascii="ＭＳ 明朝" w:hAnsi="ＭＳ 明朝" w:cs="Times New Roman" w:hint="eastAsia"/>
                <w:kern w:val="2"/>
                <w:szCs w:val="20"/>
              </w:rPr>
              <w:t>（以下</w:t>
            </w:r>
            <w:r w:rsidR="006955FE">
              <w:rPr>
                <w:rFonts w:ascii="ＭＳ 明朝" w:hAnsi="ＭＳ 明朝" w:cs="Times New Roman" w:hint="eastAsia"/>
                <w:kern w:val="2"/>
                <w:szCs w:val="20"/>
              </w:rPr>
              <w:t>、両者を併せて</w:t>
            </w:r>
            <w:r w:rsidR="00FC3142" w:rsidRPr="00A40688">
              <w:rPr>
                <w:rFonts w:ascii="ＭＳ 明朝" w:hAnsi="ＭＳ 明朝" w:cs="Times New Roman" w:hint="eastAsia"/>
                <w:kern w:val="2"/>
                <w:szCs w:val="20"/>
              </w:rPr>
              <w:t>「役務員等」という</w:t>
            </w:r>
            <w:r w:rsidR="00EC3379" w:rsidRPr="00A40688">
              <w:rPr>
                <w:rFonts w:ascii="ＭＳ 明朝" w:hAnsi="ＭＳ 明朝" w:cs="Times New Roman" w:hint="eastAsia"/>
                <w:kern w:val="2"/>
                <w:szCs w:val="20"/>
              </w:rPr>
              <w:t>）。</w:t>
            </w:r>
            <w:r w:rsidR="00902BB2" w:rsidRPr="00A40688">
              <w:rPr>
                <w:rFonts w:ascii="ＭＳ 明朝" w:hAnsi="ＭＳ 明朝" w:cs="Times New Roman"/>
                <w:kern w:val="2"/>
                <w:szCs w:val="20"/>
                <w:lang w:eastAsia="zh-CN"/>
              </w:rPr>
              <w:t>勤務体系については別紙に示すとおり</w:t>
            </w:r>
            <w:r w:rsidR="00B62C8A" w:rsidRPr="00A40688">
              <w:rPr>
                <w:rFonts w:ascii="ＭＳ 明朝" w:hAnsi="ＭＳ 明朝" w:cs="Times New Roman"/>
                <w:kern w:val="2"/>
                <w:szCs w:val="20"/>
                <w:lang w:eastAsia="zh-CN"/>
              </w:rPr>
              <w:t>とする</w:t>
            </w:r>
            <w:r w:rsidR="00902BB2" w:rsidRPr="00A40688">
              <w:rPr>
                <w:rFonts w:ascii="ＭＳ 明朝" w:hAnsi="ＭＳ 明朝" w:cs="Times New Roman"/>
                <w:kern w:val="2"/>
                <w:szCs w:val="20"/>
                <w:lang w:eastAsia="zh-CN"/>
              </w:rPr>
              <w:t>。</w:t>
            </w:r>
          </w:p>
          <w:p w14:paraId="16656F3F" w14:textId="77777777" w:rsidR="00957AA3" w:rsidRPr="00A40688" w:rsidRDefault="00FC3142"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（４）業務内容</w:t>
            </w:r>
          </w:p>
          <w:p w14:paraId="4C697B1C" w14:textId="2ACAD340" w:rsidR="00FC3142" w:rsidRPr="00A40688" w:rsidRDefault="00FC3142" w:rsidP="00B10F33">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ア</w:t>
            </w:r>
            <w:r w:rsidR="00957AA3" w:rsidRPr="00A40688">
              <w:rPr>
                <w:rFonts w:ascii="ＭＳ 明朝" w:hAnsi="ＭＳ 明朝" w:cs="Times New Roman" w:hint="eastAsia"/>
                <w:kern w:val="2"/>
                <w:szCs w:val="20"/>
              </w:rPr>
              <w:t xml:space="preserve">　</w:t>
            </w:r>
            <w:r w:rsidRPr="00A40688">
              <w:rPr>
                <w:rFonts w:ascii="ＭＳ 明朝" w:hAnsi="ＭＳ 明朝" w:cs="Times New Roman" w:hint="eastAsia"/>
                <w:kern w:val="2"/>
                <w:szCs w:val="20"/>
              </w:rPr>
              <w:t>防衛研究所ホームページに関するコンテンツ</w:t>
            </w:r>
            <w:r w:rsidR="00894228">
              <w:rPr>
                <w:rFonts w:ascii="ＭＳ 明朝" w:hAnsi="ＭＳ 明朝" w:cs="Times New Roman" w:hint="eastAsia"/>
                <w:kern w:val="2"/>
                <w:szCs w:val="20"/>
              </w:rPr>
              <w:t>の維持管理、</w:t>
            </w:r>
            <w:r w:rsidRPr="00A40688">
              <w:rPr>
                <w:rFonts w:ascii="ＭＳ 明朝" w:hAnsi="ＭＳ 明朝" w:cs="Times New Roman" w:hint="eastAsia"/>
                <w:kern w:val="2"/>
                <w:szCs w:val="20"/>
              </w:rPr>
              <w:t>制作及び調整業務</w:t>
            </w:r>
          </w:p>
          <w:p w14:paraId="0EFF3D14" w14:textId="25D2F82D" w:rsidR="00FC3142" w:rsidRPr="00297DCC" w:rsidRDefault="00FC3142" w:rsidP="00B10F33">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イ　防衛研究所ホームページの改善に関する検討、</w:t>
            </w:r>
            <w:r w:rsidR="006302D7">
              <w:rPr>
                <w:rFonts w:ascii="ＭＳ 明朝" w:hAnsi="ＭＳ 明朝" w:cs="Times New Roman" w:hint="eastAsia"/>
                <w:kern w:val="2"/>
                <w:szCs w:val="20"/>
              </w:rPr>
              <w:t>制作</w:t>
            </w:r>
            <w:r w:rsidR="006302D7" w:rsidRPr="00297DCC">
              <w:rPr>
                <w:rFonts w:ascii="ＭＳ 明朝" w:hAnsi="ＭＳ 明朝" w:cs="Times New Roman" w:hint="eastAsia"/>
                <w:kern w:val="2"/>
                <w:szCs w:val="20"/>
              </w:rPr>
              <w:t>及び</w:t>
            </w:r>
            <w:r w:rsidRPr="00297DCC">
              <w:rPr>
                <w:rFonts w:ascii="ＭＳ 明朝" w:hAnsi="ＭＳ 明朝" w:cs="Times New Roman" w:hint="eastAsia"/>
                <w:kern w:val="2"/>
                <w:szCs w:val="20"/>
              </w:rPr>
              <w:t>調整業務</w:t>
            </w:r>
          </w:p>
          <w:p w14:paraId="70D6D36C" w14:textId="77777777" w:rsidR="00FC3142" w:rsidRPr="00297DCC" w:rsidRDefault="00FC3142"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ウ　緊急時及び非常時における官側職員による防衛研究所ホームページ更新マニュアルの更新及び運用支援</w:t>
            </w:r>
          </w:p>
          <w:p w14:paraId="66FC7143" w14:textId="29878B40" w:rsidR="005A38B9" w:rsidRDefault="00597419" w:rsidP="00B418A0">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エ　防衛研究所ホームページに</w:t>
            </w:r>
            <w:r w:rsidR="0033159C">
              <w:rPr>
                <w:rFonts w:ascii="ＭＳ 明朝" w:hAnsi="ＭＳ 明朝" w:cs="Times New Roman" w:hint="eastAsia"/>
                <w:kern w:val="2"/>
                <w:szCs w:val="20"/>
              </w:rPr>
              <w:t>係る</w:t>
            </w:r>
            <w:r w:rsidRPr="00297DCC">
              <w:rPr>
                <w:rFonts w:ascii="ＭＳ 明朝" w:hAnsi="ＭＳ 明朝" w:cs="Times New Roman" w:hint="eastAsia"/>
                <w:kern w:val="2"/>
                <w:szCs w:val="20"/>
              </w:rPr>
              <w:t>その他</w:t>
            </w:r>
            <w:r w:rsidR="00FC3142" w:rsidRPr="00297DCC">
              <w:rPr>
                <w:rFonts w:ascii="ＭＳ 明朝" w:hAnsi="ＭＳ 明朝" w:cs="Times New Roman" w:hint="eastAsia"/>
                <w:kern w:val="2"/>
                <w:szCs w:val="20"/>
              </w:rPr>
              <w:t>の業務</w:t>
            </w:r>
            <w:r w:rsidR="0057546D" w:rsidRPr="00297DCC">
              <w:rPr>
                <w:rFonts w:ascii="ＭＳ 明朝" w:hAnsi="ＭＳ 明朝" w:cs="Times New Roman" w:hint="eastAsia"/>
                <w:kern w:val="2"/>
                <w:szCs w:val="20"/>
              </w:rPr>
              <w:t>（</w:t>
            </w:r>
            <w:r w:rsidR="0033159C">
              <w:rPr>
                <w:rFonts w:ascii="ＭＳ 明朝" w:hAnsi="ＭＳ 明朝" w:cs="Times New Roman" w:hint="eastAsia"/>
                <w:kern w:val="2"/>
                <w:szCs w:val="20"/>
              </w:rPr>
              <w:t>下記の他、</w:t>
            </w:r>
            <w:r w:rsidR="0057546D" w:rsidRPr="00297DCC">
              <w:rPr>
                <w:rFonts w:ascii="ＭＳ 明朝" w:hAnsi="ＭＳ 明朝" w:cs="Times New Roman" w:hint="eastAsia"/>
                <w:kern w:val="2"/>
                <w:szCs w:val="20"/>
              </w:rPr>
              <w:t>官側との調整による）</w:t>
            </w:r>
          </w:p>
          <w:p w14:paraId="15837A44" w14:textId="77777777" w:rsidR="00DC6F3F" w:rsidRPr="00A40688" w:rsidRDefault="00DC6F3F" w:rsidP="00DC6F3F">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（ア</w:t>
            </w:r>
            <w:r w:rsidRPr="00A40688">
              <w:rPr>
                <w:rFonts w:ascii="ＭＳ 明朝" w:hAnsi="ＭＳ 明朝" w:cs="Times New Roman"/>
                <w:kern w:val="2"/>
                <w:szCs w:val="20"/>
              </w:rPr>
              <w:t>）</w:t>
            </w:r>
            <w:r w:rsidRPr="00A40688">
              <w:rPr>
                <w:rFonts w:ascii="ＭＳ 明朝" w:hAnsi="ＭＳ 明朝" w:cs="Times New Roman" w:hint="eastAsia"/>
                <w:kern w:val="2"/>
                <w:szCs w:val="20"/>
              </w:rPr>
              <w:t>指針に対する対応</w:t>
            </w:r>
          </w:p>
          <w:p w14:paraId="6FF64D54" w14:textId="77777777" w:rsidR="00DC6F3F" w:rsidRPr="00A40688" w:rsidRDefault="00DC6F3F" w:rsidP="00DC6F3F">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hint="eastAsia"/>
                <w:kern w:val="2"/>
                <w:szCs w:val="20"/>
              </w:rPr>
            </w:pPr>
            <w:r w:rsidRPr="00A40688">
              <w:rPr>
                <w:rFonts w:ascii="ＭＳ 明朝" w:hAnsi="ＭＳ 明朝" w:cs="Times New Roman" w:hint="eastAsia"/>
                <w:kern w:val="2"/>
                <w:szCs w:val="20"/>
              </w:rPr>
              <w:t>（イ）日本</w:t>
            </w:r>
            <w:r>
              <w:rPr>
                <w:rFonts w:ascii="ＭＳ 明朝" w:hAnsi="ＭＳ 明朝" w:cs="Times New Roman" w:hint="eastAsia"/>
                <w:kern w:val="2"/>
                <w:szCs w:val="20"/>
              </w:rPr>
              <w:t>産業</w:t>
            </w:r>
            <w:r w:rsidRPr="00A40688">
              <w:rPr>
                <w:rFonts w:ascii="ＭＳ 明朝" w:hAnsi="ＭＳ 明朝" w:cs="Times New Roman" w:hint="eastAsia"/>
                <w:kern w:val="2"/>
                <w:szCs w:val="20"/>
              </w:rPr>
              <w:t>規格（JISX8341-3）の遵守</w:t>
            </w:r>
          </w:p>
          <w:p w14:paraId="57018C6C" w14:textId="77777777" w:rsidR="00DC6F3F" w:rsidRPr="00A40688" w:rsidRDefault="00DC6F3F" w:rsidP="00DC6F3F">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（ウ）ユーザビリティ及びアクセシビリティへの対応</w:t>
            </w:r>
          </w:p>
          <w:p w14:paraId="7174DD47" w14:textId="77777777" w:rsidR="00DC6F3F" w:rsidRPr="00A40688" w:rsidRDefault="00DC6F3F" w:rsidP="00DC6F3F">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（エ）アクセス解析（月１回）</w:t>
            </w:r>
          </w:p>
          <w:p w14:paraId="50B125A0" w14:textId="334D6B50" w:rsidR="00DC6F3F" w:rsidRPr="00297DCC" w:rsidRDefault="00DC6F3F" w:rsidP="00B418A0">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A40688">
              <w:rPr>
                <w:rFonts w:ascii="ＭＳ 明朝" w:hAnsi="ＭＳ 明朝" w:cs="Times New Roman" w:hint="eastAsia"/>
                <w:kern w:val="2"/>
                <w:szCs w:val="20"/>
              </w:rPr>
              <w:t>（オ）セキュリティ管理及びトラブル対応支援</w:t>
            </w:r>
          </w:p>
          <w:p w14:paraId="7D920FBF" w14:textId="1BC3D6F8" w:rsidR="00FC3142" w:rsidRPr="00297DCC" w:rsidRDefault="00A71569"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（５）</w:t>
            </w:r>
            <w:r w:rsidR="00FC3142" w:rsidRPr="00297DCC">
              <w:rPr>
                <w:rFonts w:ascii="ＭＳ 明朝" w:hAnsi="ＭＳ 明朝" w:cs="Times New Roman" w:hint="eastAsia"/>
                <w:kern w:val="2"/>
                <w:szCs w:val="20"/>
              </w:rPr>
              <w:t>必要な資質及び条件</w:t>
            </w:r>
          </w:p>
          <w:p w14:paraId="67730E9E" w14:textId="33A92467" w:rsidR="00FC3142" w:rsidRPr="00297DCC" w:rsidRDefault="00D22740" w:rsidP="00B10F33">
            <w:pPr>
              <w:suppressAutoHyphens w:val="0"/>
              <w:kinsoku/>
              <w:wordWrap/>
              <w:overflowPunct/>
              <w:autoSpaceDE/>
              <w:autoSpaceDN/>
              <w:adjustRightInd/>
              <w:ind w:leftChars="100" w:left="228" w:firstLineChars="300" w:firstLine="684"/>
              <w:jc w:val="both"/>
              <w:textAlignment w:val="auto"/>
              <w:rPr>
                <w:rFonts w:ascii="ＭＳ 明朝" w:hAnsi="ＭＳ 明朝" w:cs="Times New Roman"/>
                <w:kern w:val="2"/>
                <w:szCs w:val="20"/>
              </w:rPr>
            </w:pPr>
            <w:r>
              <w:rPr>
                <w:rFonts w:ascii="ＭＳ 明朝" w:hAnsi="ＭＳ 明朝" w:cs="Times New Roman" w:hint="eastAsia"/>
                <w:kern w:val="2"/>
                <w:szCs w:val="20"/>
              </w:rPr>
              <w:t>役務員は</w:t>
            </w:r>
            <w:r w:rsidR="00B752DD">
              <w:rPr>
                <w:rFonts w:ascii="ＭＳ 明朝" w:hAnsi="ＭＳ 明朝" w:cs="Times New Roman" w:hint="eastAsia"/>
                <w:kern w:val="2"/>
                <w:szCs w:val="20"/>
              </w:rPr>
              <w:t>、</w:t>
            </w:r>
            <w:r w:rsidR="00FC3142" w:rsidRPr="00297DCC">
              <w:rPr>
                <w:rFonts w:ascii="ＭＳ 明朝" w:hAnsi="ＭＳ 明朝" w:cs="Times New Roman" w:hint="eastAsia"/>
                <w:kern w:val="2"/>
                <w:szCs w:val="20"/>
              </w:rPr>
              <w:t>次の資質及び条件を満たすものとする。</w:t>
            </w:r>
          </w:p>
          <w:p w14:paraId="4404A388" w14:textId="77777777" w:rsidR="00FC3142" w:rsidRPr="00297DCC" w:rsidRDefault="00FC3142" w:rsidP="00B10F33">
            <w:pPr>
              <w:suppressAutoHyphens w:val="0"/>
              <w:kinsoku/>
              <w:wordWrap/>
              <w:overflowPunct/>
              <w:autoSpaceDE/>
              <w:autoSpaceDN/>
              <w:adjustRightInd/>
              <w:ind w:leftChars="100" w:left="228" w:firstLineChars="200" w:firstLine="456"/>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ア　前号の業務内容を円滑かつ支障なく実施することができること。</w:t>
            </w:r>
          </w:p>
          <w:p w14:paraId="010273F9" w14:textId="77777777" w:rsidR="00FC3142" w:rsidRPr="00297DCC" w:rsidRDefault="00FC3142"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イ　制作したコンテンツに起因する障害発生に対し、的確な対応を実施することができること。</w:t>
            </w:r>
          </w:p>
          <w:p w14:paraId="5627C995" w14:textId="77777777" w:rsidR="00FC3142" w:rsidRPr="00297DCC" w:rsidRDefault="00FC3142" w:rsidP="00B418A0">
            <w:pPr>
              <w:suppressAutoHyphens w:val="0"/>
              <w:kinsoku/>
              <w:wordWrap/>
              <w:overflowPunct/>
              <w:ind w:leftChars="300" w:left="912" w:hangingChars="100" w:hanging="228"/>
              <w:jc w:val="both"/>
              <w:textAlignment w:val="auto"/>
              <w:rPr>
                <w:rFonts w:ascii="ＭＳ 明朝" w:hAnsi="ＭＳ 明朝" w:cs="Times New Roman"/>
                <w:kern w:val="2"/>
              </w:rPr>
            </w:pPr>
            <w:r w:rsidRPr="00297DCC">
              <w:rPr>
                <w:rFonts w:ascii="ＭＳ 明朝" w:hAnsi="ＭＳ 明朝" w:cs="Times New Roman" w:hint="eastAsia"/>
                <w:kern w:val="2"/>
                <w:szCs w:val="20"/>
              </w:rPr>
              <w:t xml:space="preserve">ウ　</w:t>
            </w:r>
            <w:r w:rsidRPr="00297DCC">
              <w:rPr>
                <w:rFonts w:ascii="ＭＳ 明朝" w:hAnsi="ＭＳ 明朝" w:cs="Times New Roman"/>
                <w:kern w:val="2"/>
                <w:szCs w:val="20"/>
              </w:rPr>
              <w:t>LAN</w:t>
            </w:r>
            <w:r w:rsidRPr="00297DCC">
              <w:rPr>
                <w:rFonts w:ascii="ＭＳ 明朝" w:hAnsi="ＭＳ 明朝" w:cs="Times New Roman" w:hint="eastAsia"/>
                <w:kern w:val="2"/>
              </w:rPr>
              <w:t>のシステム維持管理、コンピュータウィルス対策、サイバー攻撃対処に関する基本知識があること。</w:t>
            </w:r>
          </w:p>
          <w:p w14:paraId="4F6D46D3"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エ　CMSを使用したホームページ作成経験があること。</w:t>
            </w:r>
          </w:p>
          <w:p w14:paraId="2E42EEF6" w14:textId="77777777" w:rsidR="00FC3142" w:rsidRPr="00297DCC" w:rsidRDefault="00FC3142" w:rsidP="00B10F33">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オ　コマンドプロンプトを使いサーバにftp接続をし、ファイルの操作ができること。</w:t>
            </w:r>
          </w:p>
          <w:p w14:paraId="58D612D5"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カ　Adobe Photoshop、Illustrator等の画像処理ソフトを容易に操作できること。</w:t>
            </w:r>
          </w:p>
          <w:p w14:paraId="279D4973"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 xml:space="preserve">キ　</w:t>
            </w:r>
            <w:r w:rsidRPr="00297DCC">
              <w:rPr>
                <w:rFonts w:ascii="ＭＳ 明朝" w:hAnsi="ＭＳ 明朝" w:cs="Times New Roman"/>
                <w:kern w:val="2"/>
                <w:szCs w:val="20"/>
              </w:rPr>
              <w:t>Adobe</w:t>
            </w:r>
            <w:r w:rsidRPr="00297DCC">
              <w:rPr>
                <w:rFonts w:ascii="ＭＳ 明朝" w:hAnsi="ＭＳ 明朝" w:cs="Times New Roman" w:hint="eastAsia"/>
                <w:kern w:val="2"/>
                <w:szCs w:val="20"/>
              </w:rPr>
              <w:t xml:space="preserve"> Acrobatを用いたPDF化、PDF編集の経験を有すること。</w:t>
            </w:r>
          </w:p>
          <w:p w14:paraId="581792F9" w14:textId="77777777" w:rsidR="00FC3142" w:rsidRPr="00297DCC" w:rsidRDefault="00FC3142"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ク　Dreamweaverを用いてのホームページ言語（html、</w:t>
            </w:r>
            <w:proofErr w:type="spellStart"/>
            <w:r w:rsidRPr="00297DCC">
              <w:rPr>
                <w:rFonts w:ascii="ＭＳ 明朝" w:hAnsi="ＭＳ 明朝" w:cs="Times New Roman" w:hint="eastAsia"/>
                <w:kern w:val="2"/>
                <w:szCs w:val="20"/>
              </w:rPr>
              <w:t>xhtml</w:t>
            </w:r>
            <w:proofErr w:type="spellEnd"/>
            <w:r w:rsidRPr="00297DCC">
              <w:rPr>
                <w:rFonts w:ascii="ＭＳ 明朝" w:hAnsi="ＭＳ 明朝" w:cs="Times New Roman" w:hint="eastAsia"/>
                <w:kern w:val="2"/>
                <w:szCs w:val="20"/>
              </w:rPr>
              <w:t>、</w:t>
            </w:r>
            <w:proofErr w:type="spellStart"/>
            <w:r w:rsidRPr="00297DCC">
              <w:rPr>
                <w:rFonts w:ascii="ＭＳ 明朝" w:hAnsi="ＭＳ 明朝" w:cs="Times New Roman" w:hint="eastAsia"/>
                <w:kern w:val="2"/>
                <w:szCs w:val="20"/>
              </w:rPr>
              <w:t>css</w:t>
            </w:r>
            <w:proofErr w:type="spellEnd"/>
            <w:r w:rsidRPr="00297DCC">
              <w:rPr>
                <w:rFonts w:ascii="ＭＳ 明朝" w:hAnsi="ＭＳ 明朝" w:cs="Times New Roman" w:hint="eastAsia"/>
                <w:kern w:val="2"/>
                <w:szCs w:val="20"/>
              </w:rPr>
              <w:t>、</w:t>
            </w:r>
            <w:proofErr w:type="spellStart"/>
            <w:r w:rsidRPr="00297DCC">
              <w:rPr>
                <w:rFonts w:ascii="ＭＳ 明朝" w:hAnsi="ＭＳ 明朝" w:cs="Times New Roman" w:hint="eastAsia"/>
                <w:kern w:val="2"/>
                <w:szCs w:val="20"/>
              </w:rPr>
              <w:t>javascript</w:t>
            </w:r>
            <w:proofErr w:type="spellEnd"/>
            <w:r w:rsidRPr="00297DCC">
              <w:rPr>
                <w:rFonts w:ascii="ＭＳ 明朝" w:hAnsi="ＭＳ 明朝" w:cs="Times New Roman" w:hint="eastAsia"/>
                <w:kern w:val="2"/>
                <w:szCs w:val="20"/>
              </w:rPr>
              <w:t>）を容易に操作できること。</w:t>
            </w:r>
          </w:p>
          <w:p w14:paraId="1B6E3E44" w14:textId="77777777" w:rsidR="00FC3142" w:rsidRPr="00297DCC" w:rsidRDefault="00FC3142" w:rsidP="00B10F33">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ケ　構造言語（html、</w:t>
            </w:r>
            <w:proofErr w:type="spellStart"/>
            <w:r w:rsidRPr="00297DCC">
              <w:rPr>
                <w:rFonts w:ascii="ＭＳ 明朝" w:hAnsi="ＭＳ 明朝" w:cs="Times New Roman" w:hint="eastAsia"/>
                <w:kern w:val="2"/>
                <w:szCs w:val="20"/>
              </w:rPr>
              <w:t>xhtml</w:t>
            </w:r>
            <w:proofErr w:type="spellEnd"/>
            <w:r w:rsidRPr="00297DCC">
              <w:rPr>
                <w:rFonts w:ascii="ＭＳ 明朝" w:hAnsi="ＭＳ 明朝" w:cs="Times New Roman" w:hint="eastAsia"/>
                <w:kern w:val="2"/>
                <w:szCs w:val="20"/>
              </w:rPr>
              <w:t>）、表現言語（</w:t>
            </w:r>
            <w:proofErr w:type="spellStart"/>
            <w:r w:rsidRPr="00297DCC">
              <w:rPr>
                <w:rFonts w:ascii="ＭＳ 明朝" w:hAnsi="ＭＳ 明朝" w:cs="Times New Roman" w:hint="eastAsia"/>
                <w:kern w:val="2"/>
                <w:szCs w:val="20"/>
              </w:rPr>
              <w:t>css</w:t>
            </w:r>
            <w:proofErr w:type="spellEnd"/>
            <w:r w:rsidRPr="00297DCC">
              <w:rPr>
                <w:rFonts w:ascii="ＭＳ 明朝" w:hAnsi="ＭＳ 明朝" w:cs="Times New Roman" w:hint="eastAsia"/>
                <w:kern w:val="2"/>
                <w:szCs w:val="20"/>
              </w:rPr>
              <w:t>）及びプログラム言語を十分理解していること。</w:t>
            </w:r>
          </w:p>
          <w:p w14:paraId="6F576814" w14:textId="77777777" w:rsidR="00FC3142" w:rsidRPr="00297DCC" w:rsidRDefault="00FC3142" w:rsidP="00B10F33">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コ　W3Cで提唱するWEBに関する</w:t>
            </w:r>
            <w:r w:rsidR="00931616" w:rsidRPr="00297DCC">
              <w:rPr>
                <w:rFonts w:ascii="ＭＳ 明朝" w:hAnsi="ＭＳ 明朝" w:cs="Times New Roman" w:hint="eastAsia"/>
                <w:kern w:val="2"/>
                <w:szCs w:val="20"/>
              </w:rPr>
              <w:t>規格</w:t>
            </w:r>
            <w:r w:rsidRPr="00297DCC">
              <w:rPr>
                <w:rFonts w:ascii="ＭＳ 明朝" w:hAnsi="ＭＳ 明朝" w:cs="Times New Roman" w:hint="eastAsia"/>
                <w:kern w:val="2"/>
                <w:szCs w:val="20"/>
              </w:rPr>
              <w:t>を十分理解でき、規格に準拠したHTML化を容易に行うことができること。</w:t>
            </w:r>
          </w:p>
          <w:p w14:paraId="0740BC02" w14:textId="77777777" w:rsidR="00756378" w:rsidRPr="00297DCC" w:rsidRDefault="00756378" w:rsidP="00B10F33">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kern w:val="2"/>
                <w:szCs w:val="20"/>
              </w:rPr>
              <w:t xml:space="preserve">　　　サ　その他、日本語の表記</w:t>
            </w:r>
            <w:r w:rsidR="00C75533" w:rsidRPr="00297DCC">
              <w:rPr>
                <w:rFonts w:ascii="ＭＳ 明朝" w:hAnsi="ＭＳ 明朝" w:cs="Times New Roman"/>
                <w:kern w:val="2"/>
                <w:szCs w:val="20"/>
              </w:rPr>
              <w:t>及び</w:t>
            </w:r>
            <w:r w:rsidRPr="00297DCC">
              <w:rPr>
                <w:rFonts w:ascii="ＭＳ 明朝" w:hAnsi="ＭＳ 明朝" w:cs="Times New Roman"/>
                <w:kern w:val="2"/>
                <w:szCs w:val="20"/>
              </w:rPr>
              <w:t>表現</w:t>
            </w:r>
            <w:r w:rsidR="00C75533" w:rsidRPr="00297DCC">
              <w:rPr>
                <w:rFonts w:ascii="ＭＳ 明朝" w:hAnsi="ＭＳ 明朝" w:cs="Times New Roman"/>
                <w:kern w:val="2"/>
                <w:szCs w:val="20"/>
              </w:rPr>
              <w:t>（てにをは、全角・半角、字下げ等）</w:t>
            </w:r>
            <w:r w:rsidRPr="00297DCC">
              <w:rPr>
                <w:rFonts w:ascii="ＭＳ 明朝" w:hAnsi="ＭＳ 明朝" w:cs="Times New Roman"/>
                <w:kern w:val="2"/>
                <w:szCs w:val="20"/>
              </w:rPr>
              <w:t>のニュアンスを</w:t>
            </w:r>
            <w:r w:rsidR="00C75533" w:rsidRPr="00297DCC">
              <w:rPr>
                <w:rFonts w:ascii="ＭＳ 明朝" w:hAnsi="ＭＳ 明朝" w:cs="Times New Roman"/>
                <w:kern w:val="2"/>
                <w:szCs w:val="20"/>
              </w:rPr>
              <w:t>十分理解し、ホームページ上で適切な表示を行うことができること。</w:t>
            </w:r>
          </w:p>
          <w:p w14:paraId="021FC5B5" w14:textId="1D1BD20C" w:rsidR="00FC3142" w:rsidRPr="00297DCC" w:rsidRDefault="00756378" w:rsidP="00191B86">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kern w:val="2"/>
                <w:szCs w:val="20"/>
              </w:rPr>
              <w:t xml:space="preserve">　　　</w:t>
            </w:r>
            <w:r w:rsidR="00C75533" w:rsidRPr="00297DCC">
              <w:rPr>
                <w:rFonts w:ascii="ＭＳ 明朝" w:hAnsi="ＭＳ 明朝" w:cs="Times New Roman"/>
                <w:kern w:val="2"/>
                <w:szCs w:val="20"/>
              </w:rPr>
              <w:t>シ</w:t>
            </w:r>
            <w:r w:rsidRPr="00297DCC">
              <w:rPr>
                <w:rFonts w:ascii="ＭＳ 明朝" w:hAnsi="ＭＳ 明朝" w:cs="Times New Roman"/>
                <w:kern w:val="2"/>
                <w:szCs w:val="20"/>
              </w:rPr>
              <w:t xml:space="preserve">　毎回の</w:t>
            </w:r>
            <w:r w:rsidRPr="00297DCC">
              <w:rPr>
                <w:rFonts w:ascii="ＭＳ 明朝" w:hAnsi="ＭＳ 明朝" w:cs="Times New Roman" w:hint="eastAsia"/>
                <w:kern w:val="2"/>
                <w:szCs w:val="20"/>
              </w:rPr>
              <w:t>役務において、官側</w:t>
            </w:r>
            <w:r w:rsidR="00EC3379" w:rsidRPr="00297DCC">
              <w:rPr>
                <w:rFonts w:ascii="ＭＳ 明朝" w:hAnsi="ＭＳ 明朝" w:cs="Times New Roman" w:hint="eastAsia"/>
                <w:kern w:val="2"/>
                <w:szCs w:val="20"/>
              </w:rPr>
              <w:t>から提供する簡便な更新指示</w:t>
            </w:r>
            <w:r w:rsidR="00E2395C" w:rsidRPr="00297DCC">
              <w:rPr>
                <w:rFonts w:ascii="ＭＳ 明朝" w:hAnsi="ＭＳ 明朝" w:cs="Times New Roman" w:hint="eastAsia"/>
                <w:kern w:val="2"/>
                <w:szCs w:val="20"/>
              </w:rPr>
              <w:t>の</w:t>
            </w:r>
            <w:r w:rsidR="00EC3379" w:rsidRPr="00297DCC">
              <w:rPr>
                <w:rFonts w:ascii="ＭＳ 明朝" w:hAnsi="ＭＳ 明朝" w:cs="Times New Roman" w:hint="eastAsia"/>
                <w:kern w:val="2"/>
                <w:szCs w:val="20"/>
              </w:rPr>
              <w:t>内容を理解し、作業を的確に実施できること。また、</w:t>
            </w:r>
            <w:r w:rsidRPr="00297DCC">
              <w:rPr>
                <w:rFonts w:ascii="ＭＳ 明朝" w:hAnsi="ＭＳ 明朝" w:cs="Times New Roman" w:hint="eastAsia"/>
                <w:kern w:val="2"/>
                <w:szCs w:val="20"/>
              </w:rPr>
              <w:t>必要な場合には</w:t>
            </w:r>
            <w:r w:rsidR="001709AE" w:rsidRPr="00297DCC">
              <w:rPr>
                <w:rFonts w:ascii="ＭＳ 明朝" w:hAnsi="ＭＳ 明朝" w:cs="Times New Roman" w:hint="eastAsia"/>
                <w:kern w:val="2"/>
                <w:szCs w:val="20"/>
              </w:rPr>
              <w:t>電話や</w:t>
            </w:r>
            <w:r w:rsidRPr="00297DCC">
              <w:rPr>
                <w:rFonts w:ascii="ＭＳ 明朝" w:hAnsi="ＭＳ 明朝" w:cs="Times New Roman" w:hint="eastAsia"/>
                <w:kern w:val="2"/>
                <w:szCs w:val="20"/>
              </w:rPr>
              <w:t>ビデオ会議システムを用いて、官側が作業の進捗状況等を</w:t>
            </w:r>
            <w:r w:rsidR="001709AE" w:rsidRPr="00297DCC">
              <w:rPr>
                <w:rFonts w:ascii="ＭＳ 明朝" w:hAnsi="ＭＳ 明朝" w:cs="Times New Roman" w:hint="eastAsia"/>
                <w:kern w:val="2"/>
                <w:szCs w:val="20"/>
              </w:rPr>
              <w:t>役務員</w:t>
            </w:r>
            <w:r w:rsidR="00981B30">
              <w:rPr>
                <w:rFonts w:ascii="ＭＳ 明朝" w:hAnsi="ＭＳ 明朝" w:cs="Times New Roman" w:hint="eastAsia"/>
                <w:kern w:val="2"/>
                <w:szCs w:val="20"/>
              </w:rPr>
              <w:t>等</w:t>
            </w:r>
            <w:r w:rsidR="001709AE" w:rsidRPr="00297DCC">
              <w:rPr>
                <w:rFonts w:ascii="ＭＳ 明朝" w:hAnsi="ＭＳ 明朝" w:cs="Times New Roman" w:hint="eastAsia"/>
                <w:kern w:val="2"/>
                <w:szCs w:val="20"/>
              </w:rPr>
              <w:t>と</w:t>
            </w:r>
            <w:r w:rsidRPr="00297DCC">
              <w:rPr>
                <w:rFonts w:ascii="ＭＳ 明朝" w:hAnsi="ＭＳ 明朝" w:cs="Times New Roman" w:hint="eastAsia"/>
                <w:kern w:val="2"/>
                <w:szCs w:val="20"/>
              </w:rPr>
              <w:t>随時確認できる体制を整えること。</w:t>
            </w:r>
          </w:p>
          <w:p w14:paraId="17F0589E" w14:textId="43EFEC82" w:rsidR="00FC3142" w:rsidRPr="00297DCC" w:rsidRDefault="00A71569"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w:t>
            </w:r>
            <w:r w:rsidR="00191B86" w:rsidRPr="00297DCC">
              <w:rPr>
                <w:rFonts w:ascii="ＭＳ 明朝" w:hAnsi="ＭＳ 明朝" w:cs="Times New Roman" w:hint="eastAsia"/>
                <w:kern w:val="2"/>
                <w:szCs w:val="20"/>
              </w:rPr>
              <w:t>６</w:t>
            </w:r>
            <w:r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役務員の交代等</w:t>
            </w:r>
          </w:p>
          <w:p w14:paraId="7A847126" w14:textId="77777777" w:rsidR="00FC3142" w:rsidRPr="00297DCC" w:rsidRDefault="00A71569"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ア　官側</w:t>
            </w:r>
            <w:r w:rsidR="00FC3142" w:rsidRPr="00297DCC">
              <w:rPr>
                <w:rFonts w:ascii="ＭＳ 明朝" w:hAnsi="ＭＳ 明朝" w:cs="Times New Roman" w:hint="eastAsia"/>
                <w:kern w:val="2"/>
                <w:szCs w:val="20"/>
              </w:rPr>
              <w:t>が、役務員等について当該役務の円滑な運営に支障があると認め</w:t>
            </w:r>
            <w:r w:rsidRPr="00297DCC">
              <w:rPr>
                <w:rFonts w:ascii="ＭＳ 明朝" w:hAnsi="ＭＳ 明朝" w:cs="Times New Roman" w:hint="eastAsia"/>
                <w:kern w:val="2"/>
                <w:szCs w:val="20"/>
              </w:rPr>
              <w:t>た場合、契約相手方</w:t>
            </w:r>
            <w:r w:rsidR="00FC3142" w:rsidRPr="00297DCC">
              <w:rPr>
                <w:rFonts w:ascii="ＭＳ 明朝" w:hAnsi="ＭＳ 明朝" w:cs="Times New Roman" w:hint="eastAsia"/>
                <w:kern w:val="2"/>
                <w:szCs w:val="20"/>
              </w:rPr>
              <w:t>は</w:t>
            </w:r>
            <w:r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速やかに他の役務員等へ交代を行うものとする。</w:t>
            </w:r>
          </w:p>
          <w:p w14:paraId="45F5C826" w14:textId="77777777" w:rsidR="00FC3142" w:rsidRPr="00297DCC" w:rsidRDefault="00A71569"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イ　契約相手方</w:t>
            </w:r>
            <w:r w:rsidR="00FC3142" w:rsidRPr="00297DCC">
              <w:rPr>
                <w:rFonts w:ascii="ＭＳ 明朝" w:hAnsi="ＭＳ 明朝" w:cs="Times New Roman" w:hint="eastAsia"/>
                <w:kern w:val="2"/>
                <w:szCs w:val="20"/>
              </w:rPr>
              <w:t>は、役務</w:t>
            </w:r>
            <w:r w:rsidRPr="00297DCC">
              <w:rPr>
                <w:rFonts w:ascii="ＭＳ 明朝" w:hAnsi="ＭＳ 明朝" w:cs="Times New Roman" w:hint="eastAsia"/>
                <w:kern w:val="2"/>
                <w:szCs w:val="20"/>
              </w:rPr>
              <w:t>員等を急病等でやむを得ない事情で交代させる必要が生じた場合は、官側</w:t>
            </w:r>
            <w:r w:rsidR="00FC3142" w:rsidRPr="00297DCC">
              <w:rPr>
                <w:rFonts w:ascii="ＭＳ 明朝" w:hAnsi="ＭＳ 明朝" w:cs="Times New Roman" w:hint="eastAsia"/>
                <w:kern w:val="2"/>
                <w:szCs w:val="20"/>
              </w:rPr>
              <w:t>の承認を得て交代させることができる。</w:t>
            </w:r>
          </w:p>
          <w:p w14:paraId="010C31B3" w14:textId="60C37CA2" w:rsidR="00FC3142" w:rsidRPr="00297DCC" w:rsidRDefault="00FC3142"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ウ　交代を行う場合は、</w:t>
            </w:r>
            <w:r w:rsidR="00A71569" w:rsidRPr="00297DCC">
              <w:rPr>
                <w:rFonts w:ascii="ＭＳ 明朝" w:hAnsi="ＭＳ 明朝" w:cs="Times New Roman" w:hint="eastAsia"/>
                <w:kern w:val="2"/>
                <w:szCs w:val="20"/>
              </w:rPr>
              <w:t>（</w:t>
            </w:r>
            <w:r w:rsidR="000C3923">
              <w:rPr>
                <w:rFonts w:ascii="ＭＳ 明朝" w:hAnsi="ＭＳ 明朝" w:cs="Times New Roman" w:hint="eastAsia"/>
                <w:kern w:val="2"/>
                <w:szCs w:val="20"/>
              </w:rPr>
              <w:t>５</w:t>
            </w:r>
            <w:r w:rsidR="00A71569" w:rsidRPr="00297DCC">
              <w:rPr>
                <w:rFonts w:ascii="ＭＳ 明朝" w:hAnsi="ＭＳ 明朝" w:cs="Times New Roman" w:hint="eastAsia"/>
                <w:kern w:val="2"/>
                <w:szCs w:val="20"/>
              </w:rPr>
              <w:t>）</w:t>
            </w:r>
            <w:r w:rsidRPr="00297DCC">
              <w:rPr>
                <w:rFonts w:ascii="ＭＳ 明朝" w:hAnsi="ＭＳ 明朝" w:cs="Times New Roman" w:hint="eastAsia"/>
                <w:kern w:val="2"/>
                <w:szCs w:val="20"/>
              </w:rPr>
              <w:t>で示した資質と条件を証明することができる履歴簿等を提出し、役務員等の交代についての承認を得るものとする。</w:t>
            </w:r>
          </w:p>
          <w:p w14:paraId="49EC5C44" w14:textId="4AFBF520" w:rsidR="00FC3142" w:rsidRPr="00297DCC" w:rsidRDefault="00A71569"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w:t>
            </w:r>
            <w:r w:rsidR="001B207D">
              <w:rPr>
                <w:rFonts w:ascii="ＭＳ 明朝" w:hAnsi="ＭＳ 明朝" w:cs="Times New Roman" w:hint="eastAsia"/>
                <w:kern w:val="2"/>
                <w:szCs w:val="20"/>
              </w:rPr>
              <w:t>７</w:t>
            </w:r>
            <w:r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作業報告書の提出</w:t>
            </w:r>
          </w:p>
          <w:p w14:paraId="0B9C8708" w14:textId="77777777" w:rsidR="00FC3142" w:rsidRPr="00297DCC" w:rsidRDefault="00FC3142" w:rsidP="00B10F33">
            <w:pPr>
              <w:suppressAutoHyphens w:val="0"/>
              <w:kinsoku/>
              <w:wordWrap/>
              <w:overflowPunct/>
              <w:autoSpaceDE/>
              <w:autoSpaceDN/>
              <w:adjustRightInd/>
              <w:ind w:left="684" w:hangingChars="300" w:hanging="684"/>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 xml:space="preserve">　　役務員等は作業終了時に作業報告書（別紙様式</w:t>
            </w:r>
            <w:r w:rsidR="00B2489F" w:rsidRPr="00297DCC">
              <w:rPr>
                <w:rFonts w:ascii="ＭＳ 明朝" w:hAnsi="ＭＳ 明朝" w:cs="Times New Roman" w:hint="eastAsia"/>
                <w:kern w:val="2"/>
                <w:szCs w:val="20"/>
              </w:rPr>
              <w:t>第２</w:t>
            </w:r>
            <w:r w:rsidR="00E12843" w:rsidRPr="00297DCC">
              <w:rPr>
                <w:rFonts w:ascii="ＭＳ 明朝" w:hAnsi="ＭＳ 明朝" w:cs="Times New Roman" w:hint="eastAsia"/>
                <w:kern w:val="2"/>
                <w:szCs w:val="20"/>
              </w:rPr>
              <w:t>）を作成し、官側</w:t>
            </w:r>
            <w:r w:rsidRPr="00297DCC">
              <w:rPr>
                <w:rFonts w:ascii="ＭＳ 明朝" w:hAnsi="ＭＳ 明朝" w:cs="Times New Roman" w:hint="eastAsia"/>
                <w:kern w:val="2"/>
                <w:szCs w:val="20"/>
              </w:rPr>
              <w:t>へ提出するものとする。</w:t>
            </w:r>
          </w:p>
          <w:p w14:paraId="0EF4E7B8" w14:textId="3C38D1B2" w:rsidR="006C4B4F" w:rsidRPr="00297DCC" w:rsidRDefault="006C4B4F"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1B207D">
              <w:rPr>
                <w:rFonts w:ascii="ＭＳ 明朝" w:hAnsi="ＭＳ 明朝" w:cs="Times New Roman" w:hint="eastAsia"/>
                <w:kern w:val="2"/>
                <w:szCs w:val="20"/>
              </w:rPr>
              <w:t>８</w:t>
            </w:r>
            <w:r w:rsidRPr="00297DCC">
              <w:rPr>
                <w:rFonts w:ascii="ＭＳ 明朝" w:hAnsi="ＭＳ 明朝" w:cs="Times New Roman" w:hint="eastAsia"/>
                <w:kern w:val="2"/>
                <w:szCs w:val="20"/>
              </w:rPr>
              <w:t>）サプライチェーン・リスクへの対応</w:t>
            </w:r>
          </w:p>
          <w:p w14:paraId="646A3EF4" w14:textId="237662E9" w:rsidR="006C4B4F" w:rsidRPr="00297DCC" w:rsidRDefault="006C4B4F" w:rsidP="00B10F33">
            <w:pPr>
              <w:suppressAutoHyphens w:val="0"/>
              <w:kinsoku/>
              <w:wordWrap/>
              <w:overflowPunct/>
              <w:autoSpaceDE/>
              <w:autoSpaceDN/>
              <w:adjustRightInd/>
              <w:ind w:left="684" w:hangingChars="300" w:hanging="684"/>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契約相手方は、情報の漏えい若しくは破壊</w:t>
            </w:r>
            <w:r w:rsidR="00C75533" w:rsidRPr="00297DCC">
              <w:rPr>
                <w:rFonts w:ascii="ＭＳ 明朝" w:hAnsi="ＭＳ 明朝" w:cs="Times New Roman"/>
                <w:kern w:val="2"/>
                <w:szCs w:val="20"/>
              </w:rPr>
              <w:t>また</w:t>
            </w:r>
            <w:r w:rsidRPr="00297DCC">
              <w:rPr>
                <w:rFonts w:ascii="ＭＳ 明朝" w:hAnsi="ＭＳ 明朝" w:cs="Times New Roman" w:hint="eastAsia"/>
                <w:kern w:val="2"/>
                <w:szCs w:val="20"/>
              </w:rPr>
              <w:t>は機能の不正な停止、暴走その他</w:t>
            </w:r>
            <w:r w:rsidRPr="00297DCC">
              <w:rPr>
                <w:rFonts w:ascii="ＭＳ 明朝" w:hAnsi="ＭＳ 明朝" w:cs="Times New Roman" w:hint="eastAsia"/>
                <w:kern w:val="2"/>
                <w:szCs w:val="20"/>
              </w:rPr>
              <w:lastRenderedPageBreak/>
              <w:t>の障害等のリスク（未発見の意図せざる脆弱性を除く）が潜在するソースコード等の埋込</w:t>
            </w:r>
            <w:r w:rsidR="00310B92" w:rsidRPr="00297DCC">
              <w:rPr>
                <w:rFonts w:ascii="ＭＳ 明朝" w:hAnsi="ＭＳ 明朝" w:cs="Times New Roman" w:hint="eastAsia"/>
                <w:kern w:val="2"/>
                <w:szCs w:val="20"/>
              </w:rPr>
              <w:t>み</w:t>
            </w:r>
            <w:r w:rsidR="00C75533" w:rsidRPr="00297DCC">
              <w:rPr>
                <w:rFonts w:ascii="ＭＳ 明朝" w:hAnsi="ＭＳ 明朝" w:cs="Times New Roman"/>
                <w:kern w:val="2"/>
                <w:szCs w:val="20"/>
              </w:rPr>
              <w:t>また</w:t>
            </w:r>
            <w:r w:rsidR="009B6110" w:rsidRPr="00297DCC">
              <w:rPr>
                <w:rFonts w:ascii="ＭＳ 明朝" w:hAnsi="ＭＳ 明朝" w:cs="Times New Roman" w:hint="eastAsia"/>
                <w:kern w:val="2"/>
                <w:szCs w:val="20"/>
              </w:rPr>
              <w:t>は</w:t>
            </w:r>
            <w:r w:rsidRPr="00297DCC">
              <w:rPr>
                <w:rFonts w:ascii="ＭＳ 明朝" w:hAnsi="ＭＳ 明朝" w:cs="Times New Roman" w:hint="eastAsia"/>
                <w:kern w:val="2"/>
                <w:szCs w:val="20"/>
              </w:rPr>
              <w:t>組込</w:t>
            </w:r>
            <w:r w:rsidR="00310B92" w:rsidRPr="00297DCC">
              <w:rPr>
                <w:rFonts w:ascii="ＭＳ 明朝" w:hAnsi="ＭＳ 明朝" w:cs="Times New Roman" w:hint="eastAsia"/>
                <w:kern w:val="2"/>
                <w:szCs w:val="20"/>
              </w:rPr>
              <w:t>み、</w:t>
            </w:r>
            <w:r w:rsidRPr="00297DCC">
              <w:rPr>
                <w:rFonts w:ascii="ＭＳ 明朝" w:hAnsi="ＭＳ 明朝" w:cs="Times New Roman" w:hint="eastAsia"/>
                <w:kern w:val="2"/>
                <w:szCs w:val="20"/>
              </w:rPr>
              <w:t>その他意図せざる変更を行わないこと。</w:t>
            </w:r>
          </w:p>
          <w:p w14:paraId="5AFE10EC" w14:textId="1DA2011D" w:rsidR="00FC3142"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6B1173B9" w14:textId="77777777" w:rsidR="003D3B92" w:rsidRDefault="003D3B9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4401D240" w14:textId="735F0709" w:rsidR="0020766C" w:rsidRPr="00192169" w:rsidRDefault="0020766C"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kern w:val="2"/>
                <w:szCs w:val="20"/>
              </w:rPr>
              <w:t>３．</w:t>
            </w:r>
            <w:r w:rsidRPr="00192169">
              <w:rPr>
                <w:rFonts w:ascii="ＭＳ 明朝" w:hAnsi="ＭＳ 明朝" w:cs="Times New Roman" w:hint="eastAsia"/>
                <w:kern w:val="2"/>
                <w:szCs w:val="20"/>
              </w:rPr>
              <w:t xml:space="preserve">３　</w:t>
            </w:r>
            <w:r w:rsidR="00C95927" w:rsidRPr="00192169">
              <w:rPr>
                <w:rFonts w:ascii="ＭＳ 明朝" w:hAnsi="ＭＳ 明朝" w:cs="Times New Roman" w:hint="eastAsia"/>
                <w:kern w:val="2"/>
                <w:szCs w:val="20"/>
              </w:rPr>
              <w:t>追加作業の</w:t>
            </w:r>
            <w:r w:rsidR="00B36504" w:rsidRPr="00192169">
              <w:rPr>
                <w:rFonts w:ascii="ＭＳ 明朝" w:hAnsi="ＭＳ 明朝" w:cs="Times New Roman" w:hint="eastAsia"/>
                <w:kern w:val="2"/>
                <w:szCs w:val="20"/>
              </w:rPr>
              <w:t>精算</w:t>
            </w:r>
          </w:p>
          <w:p w14:paraId="6B3376BA" w14:textId="333FCB5C" w:rsidR="000A2730" w:rsidRDefault="00635BDF" w:rsidP="003559E4">
            <w:pPr>
              <w:suppressAutoHyphens w:val="0"/>
              <w:kinsoku/>
              <w:wordWrap/>
              <w:overflowPunct/>
              <w:autoSpaceDE/>
              <w:autoSpaceDN/>
              <w:adjustRightInd/>
              <w:ind w:leftChars="100" w:left="228" w:firstLineChars="100" w:firstLine="228"/>
              <w:jc w:val="both"/>
              <w:textAlignment w:val="auto"/>
              <w:rPr>
                <w:rFonts w:ascii="ＭＳ 明朝" w:hAnsi="ＭＳ 明朝" w:cs="Times New Roman"/>
                <w:kern w:val="2"/>
                <w:szCs w:val="20"/>
              </w:rPr>
            </w:pPr>
            <w:r w:rsidRPr="00192169">
              <w:rPr>
                <w:rFonts w:ascii="ＭＳ 明朝" w:hAnsi="ＭＳ 明朝" w:cs="Times New Roman" w:hint="eastAsia"/>
                <w:kern w:val="2"/>
                <w:szCs w:val="20"/>
              </w:rPr>
              <w:t>３．２（２）ウ</w:t>
            </w:r>
            <w:r w:rsidR="001878CA" w:rsidRPr="00192169">
              <w:rPr>
                <w:rFonts w:ascii="ＭＳ 明朝" w:hAnsi="ＭＳ 明朝" w:cs="Times New Roman" w:hint="eastAsia"/>
                <w:kern w:val="2"/>
                <w:szCs w:val="20"/>
              </w:rPr>
              <w:t>の</w:t>
            </w:r>
            <w:r w:rsidRPr="00192169">
              <w:rPr>
                <w:rFonts w:ascii="ＭＳ 明朝" w:hAnsi="ＭＳ 明朝" w:cs="Times New Roman" w:hint="eastAsia"/>
                <w:kern w:val="2"/>
                <w:szCs w:val="20"/>
              </w:rPr>
              <w:t>規定に基づく</w:t>
            </w:r>
            <w:r w:rsidR="002A03EF" w:rsidRPr="00192169">
              <w:rPr>
                <w:rFonts w:ascii="ＭＳ 明朝" w:hAnsi="ＭＳ 明朝" w:cs="Times New Roman" w:hint="eastAsia"/>
                <w:kern w:val="2"/>
                <w:szCs w:val="20"/>
              </w:rPr>
              <w:t>追加作業日</w:t>
            </w:r>
            <w:r w:rsidRPr="00192169">
              <w:rPr>
                <w:rFonts w:ascii="ＭＳ 明朝" w:hAnsi="ＭＳ 明朝" w:cs="Times New Roman" w:hint="eastAsia"/>
                <w:kern w:val="2"/>
                <w:szCs w:val="20"/>
              </w:rPr>
              <w:t>等に係る</w:t>
            </w:r>
            <w:r w:rsidR="00D975A3" w:rsidRPr="00192169">
              <w:rPr>
                <w:rFonts w:ascii="ＭＳ 明朝" w:hAnsi="ＭＳ 明朝" w:cs="Times New Roman" w:hint="eastAsia"/>
                <w:kern w:val="2"/>
                <w:szCs w:val="20"/>
              </w:rPr>
              <w:t>精算</w:t>
            </w:r>
            <w:r w:rsidR="002A03EF" w:rsidRPr="00192169">
              <w:rPr>
                <w:rFonts w:ascii="ＭＳ 明朝" w:hAnsi="ＭＳ 明朝" w:cs="Times New Roman" w:hint="eastAsia"/>
                <w:kern w:val="2"/>
                <w:szCs w:val="20"/>
              </w:rPr>
              <w:t>は</w:t>
            </w:r>
            <w:r w:rsidR="001878CA" w:rsidRPr="00192169">
              <w:rPr>
                <w:rFonts w:ascii="ＭＳ 明朝" w:hAnsi="ＭＳ 明朝" w:cs="Times New Roman" w:hint="eastAsia"/>
                <w:kern w:val="2"/>
                <w:szCs w:val="20"/>
              </w:rPr>
              <w:t>、</w:t>
            </w:r>
            <w:r w:rsidR="00A3125D" w:rsidRPr="00192169">
              <w:rPr>
                <w:rFonts w:ascii="ＭＳ 明朝" w:hAnsi="ＭＳ 明朝" w:cs="Times New Roman" w:hint="eastAsia"/>
                <w:kern w:val="2"/>
                <w:szCs w:val="20"/>
              </w:rPr>
              <w:t>２月末時点の実績に基づいて行う。</w:t>
            </w:r>
          </w:p>
          <w:p w14:paraId="152F0F97" w14:textId="77777777" w:rsidR="003A4ED0" w:rsidRPr="00297DCC" w:rsidRDefault="003A4ED0"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5FDC185B" w14:textId="77777777" w:rsidR="00FC3142" w:rsidRPr="00297DCC" w:rsidRDefault="00B62C8A"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４</w:t>
            </w:r>
            <w:r w:rsidR="005A38B9"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秘密保全</w:t>
            </w:r>
          </w:p>
          <w:p w14:paraId="199F471C" w14:textId="316960EA" w:rsidR="00FC3142" w:rsidRPr="00297DCC" w:rsidRDefault="00E12843" w:rsidP="00B10F33">
            <w:pPr>
              <w:suppressAutoHyphens w:val="0"/>
              <w:kinsoku/>
              <w:wordWrap/>
              <w:overflowPunct/>
              <w:autoSpaceDE/>
              <w:autoSpaceDN/>
              <w:adjustRightInd/>
              <w:ind w:leftChars="100" w:left="228" w:firstLineChars="100" w:firstLine="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契約相手方</w:t>
            </w:r>
            <w:r w:rsidR="00FC3142" w:rsidRPr="00297DCC">
              <w:rPr>
                <w:rFonts w:ascii="ＭＳ 明朝" w:hAnsi="ＭＳ 明朝" w:cs="Times New Roman" w:hint="eastAsia"/>
                <w:kern w:val="2"/>
                <w:szCs w:val="20"/>
              </w:rPr>
              <w:t>は、プライバシーマーク</w:t>
            </w:r>
            <w:r w:rsidR="002E20D3" w:rsidRPr="00297DCC">
              <w:rPr>
                <w:rFonts w:ascii="ＭＳ 明朝" w:hAnsi="ＭＳ 明朝" w:cs="Times New Roman" w:hint="eastAsia"/>
                <w:kern w:val="2"/>
                <w:szCs w:val="20"/>
              </w:rPr>
              <w:t>またはJAPICOマーク</w:t>
            </w:r>
            <w:r w:rsidR="00FC3142" w:rsidRPr="00297DCC">
              <w:rPr>
                <w:rFonts w:ascii="ＭＳ 明朝" w:hAnsi="ＭＳ 明朝" w:cs="Times New Roman" w:hint="eastAsia"/>
                <w:kern w:val="2"/>
                <w:szCs w:val="20"/>
              </w:rPr>
              <w:t>（日本</w:t>
            </w:r>
            <w:r w:rsidR="007B22C8">
              <w:rPr>
                <w:rFonts w:ascii="ＭＳ 明朝" w:hAnsi="ＭＳ 明朝" w:cs="Times New Roman" w:hint="eastAsia"/>
                <w:kern w:val="2"/>
                <w:szCs w:val="20"/>
              </w:rPr>
              <w:t>産業</w:t>
            </w:r>
            <w:r w:rsidR="00FC3142" w:rsidRPr="00297DCC">
              <w:rPr>
                <w:rFonts w:ascii="ＭＳ 明朝" w:hAnsi="ＭＳ 明朝" w:cs="Times New Roman" w:hint="eastAsia"/>
                <w:kern w:val="2"/>
                <w:szCs w:val="20"/>
              </w:rPr>
              <w:t>規格「JIS Q 15001個人情報保護マネージメントシステム－要求事項」に適合）取得事業者または</w:t>
            </w:r>
            <w:r w:rsidR="002E20D3" w:rsidRPr="00297DCC">
              <w:rPr>
                <w:rFonts w:ascii="ＭＳ 明朝" w:hAnsi="ＭＳ 明朝" w:cs="Times New Roman" w:hint="eastAsia"/>
                <w:kern w:val="2"/>
                <w:szCs w:val="20"/>
              </w:rPr>
              <w:t>相当する</w:t>
            </w:r>
            <w:r w:rsidR="00FC3142" w:rsidRPr="00297DCC">
              <w:rPr>
                <w:rFonts w:ascii="ＭＳ 明朝" w:hAnsi="ＭＳ 明朝" w:cs="Times New Roman" w:hint="eastAsia"/>
                <w:kern w:val="2"/>
                <w:szCs w:val="20"/>
              </w:rPr>
              <w:t>個人情報保護及び情報セキュリティを遵守するための体制</w:t>
            </w:r>
            <w:r w:rsidR="002E20D3" w:rsidRPr="00297DCC">
              <w:rPr>
                <w:rFonts w:ascii="ＭＳ 明朝" w:hAnsi="ＭＳ 明朝" w:cs="Times New Roman" w:hint="eastAsia"/>
                <w:kern w:val="2"/>
                <w:szCs w:val="20"/>
              </w:rPr>
              <w:t>や</w:t>
            </w:r>
            <w:r w:rsidR="00FC3142" w:rsidRPr="00297DCC">
              <w:rPr>
                <w:rFonts w:ascii="ＭＳ 明朝" w:hAnsi="ＭＳ 明朝" w:cs="Times New Roman" w:hint="eastAsia"/>
                <w:kern w:val="2"/>
                <w:szCs w:val="20"/>
              </w:rPr>
              <w:t>、対応方法について規定を有する者であること</w:t>
            </w:r>
            <w:r w:rsidR="003D4AB7"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また、当該役務の履行にあたり知り得た事項及び個人情報については、本役務を実施する目的以外に使用してはならず、守秘義務を負い、その効力は本契約終了後も継続するものとする。</w:t>
            </w:r>
          </w:p>
          <w:p w14:paraId="64C4156F" w14:textId="77777777" w:rsidR="008A458A" w:rsidRPr="00297DCC" w:rsidRDefault="008A458A" w:rsidP="008A458A">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なお、役務に先立ち、当該内容を証明することができる資料を応札前に官側へ提出し、</w:t>
            </w:r>
          </w:p>
          <w:p w14:paraId="5177404E" w14:textId="77777777" w:rsidR="008A458A" w:rsidRPr="00297DCC" w:rsidRDefault="008A458A" w:rsidP="008A458A">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事前に承認を得るものとする。</w:t>
            </w:r>
          </w:p>
          <w:p w14:paraId="6C24C81A" w14:textId="77777777" w:rsidR="00297DCC" w:rsidRPr="00297DCC" w:rsidRDefault="00297DCC"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205366E5" w14:textId="06A7BDB0" w:rsidR="00FC3142" w:rsidRPr="00297DCC" w:rsidRDefault="003A4B7B"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５</w:t>
            </w:r>
            <w:r w:rsidR="005A38B9"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検</w:t>
            </w:r>
            <w:r w:rsidR="00957AA3" w:rsidRPr="00297DCC">
              <w:rPr>
                <w:rFonts w:ascii="ＭＳ 明朝" w:hAnsi="ＭＳ 明朝" w:cs="Times New Roman" w:hint="eastAsia"/>
                <w:kern w:val="2"/>
                <w:szCs w:val="20"/>
              </w:rPr>
              <w:t xml:space="preserve">　</w:t>
            </w:r>
            <w:r w:rsidR="00FC3142" w:rsidRPr="00297DCC">
              <w:rPr>
                <w:rFonts w:ascii="ＭＳ 明朝" w:hAnsi="ＭＳ 明朝" w:cs="Times New Roman" w:hint="eastAsia"/>
                <w:kern w:val="2"/>
                <w:szCs w:val="20"/>
              </w:rPr>
              <w:t>査</w:t>
            </w:r>
          </w:p>
          <w:p w14:paraId="3A9F155D" w14:textId="32B7B857" w:rsidR="00FC3142" w:rsidRPr="00297DCC" w:rsidRDefault="00957AA3"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３．２（</w:t>
            </w:r>
            <w:r w:rsidR="007B22C8">
              <w:rPr>
                <w:rFonts w:ascii="ＭＳ 明朝" w:hAnsi="ＭＳ 明朝" w:cs="Times New Roman" w:hint="eastAsia"/>
                <w:kern w:val="2"/>
                <w:szCs w:val="20"/>
              </w:rPr>
              <w:t>７</w:t>
            </w:r>
            <w:r w:rsidR="00B62C8A"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より提出される書類に基づき、</w:t>
            </w:r>
            <w:r w:rsidR="00AE18B5" w:rsidRPr="00297DCC">
              <w:rPr>
                <w:rFonts w:ascii="ＭＳ 明朝" w:hAnsi="ＭＳ 明朝" w:cs="Times New Roman" w:hint="eastAsia"/>
                <w:kern w:val="2"/>
                <w:szCs w:val="20"/>
              </w:rPr>
              <w:t>３．２（４）</w:t>
            </w:r>
            <w:r w:rsidR="00FC3142" w:rsidRPr="00297DCC">
              <w:rPr>
                <w:rFonts w:ascii="ＭＳ 明朝" w:hAnsi="ＭＳ 明朝" w:cs="Times New Roman" w:hint="eastAsia"/>
                <w:kern w:val="2"/>
                <w:szCs w:val="20"/>
              </w:rPr>
              <w:t>の内容について実施する。</w:t>
            </w:r>
          </w:p>
          <w:p w14:paraId="04037724" w14:textId="77777777" w:rsidR="00872D3E" w:rsidRPr="00297DCC" w:rsidRDefault="00872D3E"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13FE5834" w14:textId="58CD4F59" w:rsidR="00FC3142" w:rsidRPr="00297DCC" w:rsidRDefault="003A4B7B"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６</w:t>
            </w:r>
            <w:r w:rsidR="005A38B9" w:rsidRPr="00297DCC">
              <w:rPr>
                <w:rFonts w:ascii="ＭＳ 明朝" w:hAnsi="ＭＳ 明朝" w:cs="Times New Roman" w:hint="eastAsia"/>
                <w:kern w:val="2"/>
                <w:szCs w:val="20"/>
              </w:rPr>
              <w:t>．</w:t>
            </w:r>
            <w:r w:rsidR="00E12843" w:rsidRPr="00297DCC">
              <w:rPr>
                <w:rFonts w:ascii="ＭＳ 明朝" w:hAnsi="ＭＳ 明朝" w:cs="Times New Roman" w:hint="eastAsia"/>
                <w:kern w:val="2"/>
                <w:szCs w:val="20"/>
              </w:rPr>
              <w:t>契約相手方</w:t>
            </w:r>
            <w:r w:rsidR="00FC3142" w:rsidRPr="00297DCC">
              <w:rPr>
                <w:rFonts w:ascii="ＭＳ 明朝" w:hAnsi="ＭＳ 明朝" w:cs="Times New Roman" w:hint="eastAsia"/>
                <w:kern w:val="2"/>
                <w:szCs w:val="20"/>
              </w:rPr>
              <w:t>に関する条件</w:t>
            </w:r>
          </w:p>
          <w:p w14:paraId="1F8A783E" w14:textId="77777777" w:rsidR="00FC3142" w:rsidRPr="00297DCC" w:rsidRDefault="00E12843"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（１）契約相手方</w:t>
            </w:r>
            <w:r w:rsidR="00FC3142" w:rsidRPr="00297DCC">
              <w:rPr>
                <w:rFonts w:ascii="ＭＳ 明朝" w:hAnsi="ＭＳ 明朝" w:cs="Times New Roman" w:hint="eastAsia"/>
                <w:kern w:val="2"/>
                <w:szCs w:val="20"/>
              </w:rPr>
              <w:t>は、次の体制を維持できること。</w:t>
            </w:r>
          </w:p>
          <w:p w14:paraId="1E33A297" w14:textId="77777777" w:rsidR="00FC3142" w:rsidRPr="00297DCC" w:rsidRDefault="00FC3142" w:rsidP="00B10F33">
            <w:pPr>
              <w:suppressAutoHyphens w:val="0"/>
              <w:kinsoku/>
              <w:wordWrap/>
              <w:overflowPunct/>
              <w:autoSpaceDE/>
              <w:autoSpaceDN/>
              <w:adjustRightInd/>
              <w:ind w:leftChars="200" w:left="456" w:firstLineChars="100" w:firstLine="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ア　本役務の管理体制を維持できること。</w:t>
            </w:r>
          </w:p>
          <w:p w14:paraId="3DF139F2" w14:textId="77777777" w:rsidR="00FC3142" w:rsidRPr="00297DCC" w:rsidRDefault="00FC3142" w:rsidP="00B10F33">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イ　官側の問い合わせに対し、迅速なサポート体制が取れるとともに、役務員等に対するバックアップが可能であること。</w:t>
            </w:r>
          </w:p>
          <w:p w14:paraId="6A48D081" w14:textId="64F0D529" w:rsidR="00FC3142" w:rsidRPr="00297DCC" w:rsidRDefault="00FC3142" w:rsidP="00B418A0">
            <w:pPr>
              <w:suppressAutoHyphens w:val="0"/>
              <w:kinsoku/>
              <w:wordWrap/>
              <w:overflowPunct/>
              <w:autoSpaceDE/>
              <w:autoSpaceDN/>
              <w:adjustRightInd/>
              <w:ind w:left="913" w:hangingChars="400" w:hanging="913"/>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 xml:space="preserve">　　</w:t>
            </w:r>
            <w:r w:rsidR="00B62C8A" w:rsidRPr="00297DCC">
              <w:rPr>
                <w:rFonts w:ascii="ＭＳ 明朝" w:hAnsi="ＭＳ 明朝" w:cs="Times New Roman" w:hint="eastAsia"/>
                <w:kern w:val="2"/>
                <w:szCs w:val="20"/>
              </w:rPr>
              <w:t xml:space="preserve">　</w:t>
            </w:r>
            <w:r w:rsidRPr="00297DCC">
              <w:rPr>
                <w:rFonts w:ascii="ＭＳ 明朝" w:hAnsi="ＭＳ 明朝" w:cs="Times New Roman" w:hint="eastAsia"/>
                <w:kern w:val="2"/>
                <w:szCs w:val="20"/>
              </w:rPr>
              <w:t>ウ　コンテンツの維持管理、制作役務で継続して２年以上の実績があり、1万ページ以上のホームページコンテンツの維持管理及び制作の実績を有すること</w:t>
            </w:r>
            <w:r w:rsidR="00D2476B" w:rsidRPr="00297DCC">
              <w:rPr>
                <w:rFonts w:ascii="ＭＳ 明朝" w:hAnsi="ＭＳ 明朝" w:cs="Times New Roman" w:hint="eastAsia"/>
                <w:kern w:val="2"/>
                <w:szCs w:val="20"/>
              </w:rPr>
              <w:t>、</w:t>
            </w:r>
            <w:r w:rsidRPr="00297DCC">
              <w:rPr>
                <w:rFonts w:ascii="ＭＳ 明朝" w:hAnsi="ＭＳ 明朝" w:cs="Times New Roman" w:hint="eastAsia"/>
                <w:kern w:val="2"/>
                <w:szCs w:val="20"/>
              </w:rPr>
              <w:t>または同等の能力を有すること。</w:t>
            </w:r>
          </w:p>
          <w:p w14:paraId="54F48F33" w14:textId="187757C2" w:rsidR="00E2395C" w:rsidRPr="00297DCC" w:rsidRDefault="00E2395C" w:rsidP="00B418A0">
            <w:pPr>
              <w:suppressAutoHyphens w:val="0"/>
              <w:kinsoku/>
              <w:wordWrap/>
              <w:overflowPunct/>
              <w:autoSpaceDE/>
              <w:autoSpaceDN/>
              <w:adjustRightInd/>
              <w:ind w:leftChars="300" w:left="912"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エ　毎回の役務において、更新指示ファイル及び差分ファイルのデータ授受を、各種クラウドサービスを活用して、簡便な形で実施できること。なお、クラウドサービスの管理</w:t>
            </w:r>
            <w:r w:rsidR="00310B92" w:rsidRPr="00297DCC">
              <w:rPr>
                <w:rFonts w:ascii="ＭＳ 明朝" w:hAnsi="ＭＳ 明朝" w:cs="Times New Roman" w:hint="eastAsia"/>
                <w:kern w:val="2"/>
                <w:szCs w:val="20"/>
              </w:rPr>
              <w:t>・運用</w:t>
            </w:r>
            <w:r w:rsidRPr="00297DCC">
              <w:rPr>
                <w:rFonts w:ascii="ＭＳ 明朝" w:hAnsi="ＭＳ 明朝" w:cs="Times New Roman" w:hint="eastAsia"/>
                <w:kern w:val="2"/>
                <w:szCs w:val="20"/>
              </w:rPr>
              <w:t>についても、契約相手方が準備して官側に示すものとする。</w:t>
            </w:r>
          </w:p>
          <w:p w14:paraId="0673CBAB" w14:textId="77777777" w:rsidR="00FC3142" w:rsidRPr="00297DCC" w:rsidRDefault="00E12843"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（２）</w:t>
            </w:r>
            <w:r w:rsidR="00FC3142" w:rsidRPr="00297DCC">
              <w:rPr>
                <w:rFonts w:ascii="ＭＳ 明朝" w:hAnsi="ＭＳ 明朝" w:cs="Times New Roman" w:hint="eastAsia"/>
                <w:kern w:val="2"/>
                <w:szCs w:val="20"/>
              </w:rPr>
              <w:t>上記に関する実績等を提出することができること。</w:t>
            </w:r>
          </w:p>
          <w:p w14:paraId="23591AB1" w14:textId="77777777" w:rsidR="00FC3142" w:rsidRPr="00297DCC" w:rsidRDefault="00E12843" w:rsidP="00B10F33">
            <w:pPr>
              <w:suppressAutoHyphens w:val="0"/>
              <w:kinsoku/>
              <w:wordWrap/>
              <w:overflowPunct/>
              <w:autoSpaceDE/>
              <w:autoSpaceDN/>
              <w:adjustRightInd/>
              <w:ind w:leftChars="100" w:left="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（３）</w:t>
            </w:r>
            <w:r w:rsidR="00957AA3" w:rsidRPr="00297DCC">
              <w:rPr>
                <w:rFonts w:ascii="ＭＳ 明朝" w:hAnsi="ＭＳ 明朝" w:cs="Times New Roman" w:hint="eastAsia"/>
                <w:kern w:val="2"/>
                <w:szCs w:val="20"/>
              </w:rPr>
              <w:t>この</w:t>
            </w:r>
            <w:r w:rsidR="00FC3142" w:rsidRPr="00297DCC">
              <w:rPr>
                <w:rFonts w:ascii="ＭＳ 明朝" w:hAnsi="ＭＳ 明朝" w:cs="Times New Roman" w:hint="eastAsia"/>
                <w:kern w:val="2"/>
                <w:szCs w:val="20"/>
              </w:rPr>
              <w:t>仕様書及び契約内容について、役務員等に十分理解させること。</w:t>
            </w:r>
          </w:p>
          <w:p w14:paraId="2C61BB4A" w14:textId="77777777" w:rsidR="00FC3142" w:rsidRPr="00297DCC" w:rsidRDefault="00FC3142"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p>
          <w:p w14:paraId="3C5AC832" w14:textId="1858F153" w:rsidR="00E12843" w:rsidRPr="00297DCC" w:rsidRDefault="003A4B7B" w:rsidP="00B10F33">
            <w:pPr>
              <w:suppressAutoHyphens w:val="0"/>
              <w:kinsoku/>
              <w:wordWrap/>
              <w:overflowPunct/>
              <w:autoSpaceDE/>
              <w:autoSpaceDN/>
              <w:adjustRightInd/>
              <w:ind w:left="228" w:hangingChars="100" w:hanging="228"/>
              <w:jc w:val="both"/>
              <w:textAlignment w:val="auto"/>
              <w:rPr>
                <w:rFonts w:ascii="ＭＳ 明朝" w:hAnsi="ＭＳ 明朝" w:cs="Times New Roman"/>
                <w:kern w:val="2"/>
                <w:szCs w:val="20"/>
              </w:rPr>
            </w:pPr>
            <w:r w:rsidRPr="00297DCC">
              <w:rPr>
                <w:rFonts w:ascii="ＭＳ 明朝" w:hAnsi="ＭＳ 明朝" w:cs="Times New Roman" w:hint="eastAsia"/>
                <w:kern w:val="2"/>
                <w:szCs w:val="20"/>
              </w:rPr>
              <w:t>７</w:t>
            </w:r>
            <w:r w:rsidR="005A38B9" w:rsidRPr="00297DCC">
              <w:rPr>
                <w:rFonts w:ascii="ＭＳ 明朝" w:hAnsi="ＭＳ 明朝" w:cs="Times New Roman" w:hint="eastAsia"/>
                <w:kern w:val="2"/>
                <w:szCs w:val="20"/>
              </w:rPr>
              <w:t>．</w:t>
            </w:r>
            <w:r w:rsidR="00FC3142" w:rsidRPr="00297DCC">
              <w:rPr>
                <w:rFonts w:ascii="ＭＳ 明朝" w:hAnsi="ＭＳ 明朝" w:cs="Times New Roman" w:hint="eastAsia"/>
                <w:kern w:val="2"/>
                <w:szCs w:val="20"/>
              </w:rPr>
              <w:t>その他</w:t>
            </w:r>
          </w:p>
          <w:p w14:paraId="01BEF67E" w14:textId="3EE39CA8" w:rsidR="00B62C8A" w:rsidRPr="00297DCC" w:rsidRDefault="00B62C8A" w:rsidP="00B10F33">
            <w:pPr>
              <w:pStyle w:val="a3"/>
              <w:suppressAutoHyphens/>
              <w:kinsoku w:val="0"/>
              <w:autoSpaceDE w:val="0"/>
              <w:autoSpaceDN w:val="0"/>
              <w:spacing w:line="280" w:lineRule="exact"/>
              <w:ind w:leftChars="99" w:left="706" w:hangingChars="200" w:hanging="480"/>
              <w:rPr>
                <w:color w:val="auto"/>
                <w:spacing w:val="6"/>
              </w:rPr>
            </w:pPr>
            <w:r w:rsidRPr="00297DCC">
              <w:rPr>
                <w:rFonts w:hint="eastAsia"/>
                <w:color w:val="auto"/>
                <w:spacing w:val="6"/>
              </w:rPr>
              <w:t>（１）契約相手方は、不測の事態により、仕様書に定められた期日までに作業を終了することが困難となった場合には、遅滞なくその旨を官側に報告し</w:t>
            </w:r>
            <w:r w:rsidRPr="00297DCC">
              <w:rPr>
                <w:color w:val="auto"/>
                <w:spacing w:val="6"/>
              </w:rPr>
              <w:t>、その指示を受けるものとする。この場合契約相手方は、作業が困難となった事情を速やかに解決し、作業の遅れを回復する</w:t>
            </w:r>
            <w:r w:rsidR="00AE18B5" w:rsidRPr="00297DCC">
              <w:rPr>
                <w:rFonts w:hint="eastAsia"/>
                <w:color w:val="auto"/>
                <w:spacing w:val="6"/>
              </w:rPr>
              <w:t>よう</w:t>
            </w:r>
            <w:r w:rsidRPr="00297DCC">
              <w:rPr>
                <w:color w:val="auto"/>
                <w:spacing w:val="6"/>
              </w:rPr>
              <w:t>努めなければならない。</w:t>
            </w:r>
          </w:p>
          <w:p w14:paraId="1602E876" w14:textId="0FBD3833" w:rsidR="00B62C8A" w:rsidRPr="00297DCC" w:rsidRDefault="00B62C8A" w:rsidP="00B10F33">
            <w:pPr>
              <w:pStyle w:val="a3"/>
              <w:suppressAutoHyphens/>
              <w:kinsoku w:val="0"/>
              <w:autoSpaceDE w:val="0"/>
              <w:autoSpaceDN w:val="0"/>
              <w:spacing w:line="280" w:lineRule="exact"/>
              <w:ind w:leftChars="99" w:left="706" w:hangingChars="200" w:hanging="480"/>
              <w:rPr>
                <w:color w:val="auto"/>
                <w:spacing w:val="6"/>
              </w:rPr>
            </w:pPr>
            <w:r w:rsidRPr="00297DCC">
              <w:rPr>
                <w:rFonts w:hint="eastAsia"/>
                <w:color w:val="auto"/>
                <w:spacing w:val="6"/>
              </w:rPr>
              <w:t>（２）契約相手方は、本件から生じる権利・義務を官側の書面による事前の承認なくして第三者に譲渡し</w:t>
            </w:r>
            <w:r w:rsidRPr="00297DCC">
              <w:rPr>
                <w:color w:val="auto"/>
                <w:spacing w:val="6"/>
              </w:rPr>
              <w:t>、</w:t>
            </w:r>
            <w:r w:rsidR="00C75533" w:rsidRPr="00297DCC">
              <w:rPr>
                <w:color w:val="auto"/>
                <w:spacing w:val="6"/>
              </w:rPr>
              <w:t>また</w:t>
            </w:r>
            <w:r w:rsidRPr="00297DCC">
              <w:rPr>
                <w:color w:val="auto"/>
                <w:spacing w:val="6"/>
              </w:rPr>
              <w:t>は担保に供してはならない。</w:t>
            </w:r>
          </w:p>
          <w:p w14:paraId="089CC28D" w14:textId="77777777" w:rsidR="00B62C8A" w:rsidRPr="00297DCC" w:rsidRDefault="00B62C8A" w:rsidP="00B10F33">
            <w:pPr>
              <w:pStyle w:val="a3"/>
              <w:suppressAutoHyphens/>
              <w:overflowPunct/>
              <w:autoSpaceDE w:val="0"/>
              <w:autoSpaceDN w:val="0"/>
              <w:spacing w:line="280" w:lineRule="exact"/>
              <w:ind w:leftChars="100" w:left="684" w:hangingChars="200" w:hanging="456"/>
              <w:rPr>
                <w:rFonts w:ascii="ＭＳ 明朝" w:hAnsi="ＭＳ 明朝" w:cs="Times New Roman"/>
                <w:color w:val="auto"/>
                <w:spacing w:val="2"/>
              </w:rPr>
            </w:pPr>
            <w:r w:rsidRPr="00297DCC">
              <w:rPr>
                <w:rFonts w:ascii="ＭＳ 明朝" w:hAnsi="ＭＳ 明朝" w:hint="eastAsia"/>
                <w:color w:val="auto"/>
              </w:rPr>
              <w:t>（３）契約相手方は、本件実施にあたり知り得た情報は本役務を実施する目的以外に使用してはならず、守秘義務を負い、その効力は本契約終了後も継続するものとする。</w:t>
            </w:r>
          </w:p>
          <w:p w14:paraId="00E050E0" w14:textId="77777777" w:rsidR="00B62C8A" w:rsidRPr="00297DCC" w:rsidRDefault="00B62C8A" w:rsidP="00B10F33">
            <w:pPr>
              <w:pStyle w:val="a3"/>
              <w:suppressAutoHyphens/>
              <w:kinsoku w:val="0"/>
              <w:autoSpaceDE w:val="0"/>
              <w:autoSpaceDN w:val="0"/>
              <w:spacing w:line="280" w:lineRule="exact"/>
              <w:ind w:leftChars="100" w:left="228"/>
              <w:rPr>
                <w:rFonts w:ascii="ＭＳ 明朝" w:hAnsi="ＭＳ 明朝"/>
                <w:color w:val="auto"/>
              </w:rPr>
            </w:pPr>
            <w:r w:rsidRPr="00297DCC">
              <w:rPr>
                <w:rFonts w:ascii="ＭＳ 明朝" w:hAnsi="ＭＳ 明朝" w:hint="eastAsia"/>
                <w:color w:val="auto"/>
              </w:rPr>
              <w:t>（４）この仕様書に疑義が生じた場合には、速やかに官側と協議するものとする。</w:t>
            </w:r>
          </w:p>
          <w:p w14:paraId="2A56B3B1" w14:textId="582A9880" w:rsidR="00212F72" w:rsidRPr="00A40688" w:rsidRDefault="009B6110" w:rsidP="00AF1D79">
            <w:pPr>
              <w:pStyle w:val="a3"/>
              <w:suppressAutoHyphens/>
              <w:kinsoku w:val="0"/>
              <w:autoSpaceDE w:val="0"/>
              <w:autoSpaceDN w:val="0"/>
              <w:spacing w:line="280" w:lineRule="exact"/>
              <w:ind w:leftChars="100" w:left="684" w:hangingChars="200" w:hanging="456"/>
              <w:rPr>
                <w:rFonts w:ascii="ＭＳ 明朝" w:hAnsi="ＭＳ 明朝" w:cs="Times New Roman"/>
                <w:color w:val="auto"/>
                <w:kern w:val="2"/>
                <w:szCs w:val="20"/>
              </w:rPr>
            </w:pPr>
            <w:r w:rsidRPr="00297DCC">
              <w:rPr>
                <w:rFonts w:ascii="ＭＳ 明朝" w:hAnsi="ＭＳ 明朝" w:hint="eastAsia"/>
                <w:color w:val="auto"/>
              </w:rPr>
              <w:t>（５）</w:t>
            </w:r>
            <w:r w:rsidRPr="00297DCC">
              <w:rPr>
                <w:rFonts w:ascii="ＭＳ 明朝" w:hAnsi="ＭＳ 明朝" w:cs="Times New Roman" w:hint="eastAsia"/>
                <w:color w:val="auto"/>
                <w:kern w:val="2"/>
                <w:szCs w:val="20"/>
              </w:rPr>
              <w:t>契約相手方は、本役務を履行するに当たり、情報の漏えい若しくは破壊</w:t>
            </w:r>
            <w:r w:rsidR="00C75533" w:rsidRPr="00297DCC">
              <w:rPr>
                <w:rFonts w:ascii="ＭＳ 明朝" w:hAnsi="ＭＳ 明朝" w:cs="Times New Roman"/>
                <w:color w:val="auto"/>
                <w:kern w:val="2"/>
                <w:szCs w:val="20"/>
              </w:rPr>
              <w:t>また</w:t>
            </w:r>
            <w:r w:rsidRPr="00297DCC">
              <w:rPr>
                <w:rFonts w:ascii="ＭＳ 明朝" w:hAnsi="ＭＳ 明朝" w:cs="Times New Roman" w:hint="eastAsia"/>
                <w:color w:val="auto"/>
                <w:kern w:val="2"/>
                <w:szCs w:val="20"/>
              </w:rPr>
              <w:t>は障害等のリスク（</w:t>
            </w:r>
            <w:proofErr w:type="gramStart"/>
            <w:r w:rsidRPr="00297DCC">
              <w:rPr>
                <w:rFonts w:ascii="ＭＳ 明朝" w:hAnsi="ＭＳ 明朝" w:cs="Times New Roman" w:hint="eastAsia"/>
                <w:color w:val="auto"/>
                <w:kern w:val="2"/>
                <w:szCs w:val="20"/>
              </w:rPr>
              <w:t>未発見の意図せざる</w:t>
            </w:r>
            <w:proofErr w:type="gramEnd"/>
            <w:r w:rsidRPr="00297DCC">
              <w:rPr>
                <w:rFonts w:ascii="ＭＳ 明朝" w:hAnsi="ＭＳ 明朝" w:cs="Times New Roman" w:hint="eastAsia"/>
                <w:color w:val="auto"/>
                <w:kern w:val="2"/>
                <w:szCs w:val="20"/>
              </w:rPr>
              <w:t>脆弱性を除く。）が潜在すると知り、</w:t>
            </w:r>
            <w:r w:rsidR="00C75533" w:rsidRPr="00297DCC">
              <w:rPr>
                <w:rFonts w:ascii="ＭＳ 明朝" w:hAnsi="ＭＳ 明朝" w:cs="Times New Roman"/>
                <w:color w:val="auto"/>
                <w:kern w:val="2"/>
                <w:szCs w:val="20"/>
              </w:rPr>
              <w:t>また</w:t>
            </w:r>
            <w:r w:rsidRPr="00297DCC">
              <w:rPr>
                <w:rFonts w:ascii="ＭＳ 明朝" w:hAnsi="ＭＳ 明朝" w:cs="Times New Roman" w:hint="eastAsia"/>
                <w:color w:val="auto"/>
                <w:kern w:val="2"/>
                <w:szCs w:val="20"/>
              </w:rPr>
              <w:t>は知り得</w:t>
            </w:r>
            <w:r w:rsidR="00E2395C" w:rsidRPr="00297DCC">
              <w:rPr>
                <w:rFonts w:ascii="ＭＳ 明朝" w:hAnsi="ＭＳ 明朝" w:cs="Times New Roman" w:hint="eastAsia"/>
                <w:color w:val="auto"/>
                <w:kern w:val="2"/>
                <w:szCs w:val="20"/>
              </w:rPr>
              <w:t>る</w:t>
            </w:r>
            <w:r w:rsidRPr="00297DCC">
              <w:rPr>
                <w:rFonts w:ascii="ＭＳ 明朝" w:hAnsi="ＭＳ 明朝" w:cs="Times New Roman" w:hint="eastAsia"/>
                <w:color w:val="auto"/>
                <w:kern w:val="2"/>
                <w:szCs w:val="20"/>
              </w:rPr>
              <w:t>べきソースコード、プログラム、電子部品、機器等の埋込み</w:t>
            </w:r>
            <w:r w:rsidR="00C75533" w:rsidRPr="00297DCC">
              <w:rPr>
                <w:rFonts w:ascii="ＭＳ 明朝" w:hAnsi="ＭＳ 明朝" w:cs="Times New Roman"/>
                <w:color w:val="auto"/>
                <w:kern w:val="2"/>
                <w:szCs w:val="20"/>
              </w:rPr>
              <w:t>また</w:t>
            </w:r>
            <w:r w:rsidRPr="00297DCC">
              <w:rPr>
                <w:rFonts w:ascii="ＭＳ 明朝" w:hAnsi="ＭＳ 明朝" w:cs="Times New Roman" w:hint="eastAsia"/>
                <w:color w:val="auto"/>
                <w:kern w:val="2"/>
                <w:szCs w:val="20"/>
              </w:rPr>
              <w:t>は組込み</w:t>
            </w:r>
            <w:r w:rsidR="00E2395C" w:rsidRPr="00297DCC">
              <w:rPr>
                <w:rFonts w:ascii="ＭＳ 明朝" w:hAnsi="ＭＳ 明朝" w:cs="Times New Roman" w:hint="eastAsia"/>
                <w:color w:val="auto"/>
                <w:kern w:val="2"/>
                <w:szCs w:val="20"/>
              </w:rPr>
              <w:t>、</w:t>
            </w:r>
            <w:r w:rsidRPr="00297DCC">
              <w:rPr>
                <w:rFonts w:ascii="ＭＳ 明朝" w:hAnsi="ＭＳ 明朝" w:cs="Times New Roman" w:hint="eastAsia"/>
                <w:color w:val="auto"/>
                <w:kern w:val="2"/>
                <w:szCs w:val="20"/>
              </w:rPr>
              <w:t>その他官</w:t>
            </w:r>
            <w:proofErr w:type="gramStart"/>
            <w:r w:rsidR="00D2476B" w:rsidRPr="00297DCC">
              <w:rPr>
                <w:rFonts w:ascii="ＭＳ 明朝" w:hAnsi="ＭＳ 明朝" w:cs="Times New Roman" w:hint="eastAsia"/>
                <w:color w:val="auto"/>
                <w:kern w:val="2"/>
                <w:szCs w:val="20"/>
              </w:rPr>
              <w:t>側</w:t>
            </w:r>
            <w:r w:rsidRPr="00297DCC">
              <w:rPr>
                <w:rFonts w:ascii="ＭＳ 明朝" w:hAnsi="ＭＳ 明朝" w:cs="Times New Roman" w:hint="eastAsia"/>
                <w:color w:val="auto"/>
                <w:kern w:val="2"/>
                <w:szCs w:val="20"/>
              </w:rPr>
              <w:t>の意図せざる</w:t>
            </w:r>
            <w:proofErr w:type="gramEnd"/>
            <w:r w:rsidRPr="00297DCC">
              <w:rPr>
                <w:rFonts w:ascii="ＭＳ 明朝" w:hAnsi="ＭＳ 明朝" w:cs="Times New Roman" w:hint="eastAsia"/>
                <w:color w:val="auto"/>
                <w:kern w:val="2"/>
                <w:szCs w:val="20"/>
              </w:rPr>
              <w:t>変更を行わず、かつ、そのために必要な相応の管理を行うものとする。</w:t>
            </w:r>
          </w:p>
          <w:p w14:paraId="17616151" w14:textId="77777777" w:rsidR="00AF1D79" w:rsidRPr="00A40688" w:rsidRDefault="00AF1D79" w:rsidP="00AF1D79">
            <w:pPr>
              <w:pStyle w:val="a3"/>
              <w:suppressAutoHyphens/>
              <w:kinsoku w:val="0"/>
              <w:autoSpaceDE w:val="0"/>
              <w:autoSpaceDN w:val="0"/>
              <w:spacing w:line="280" w:lineRule="exact"/>
              <w:ind w:firstLineChars="100" w:firstLine="228"/>
              <w:rPr>
                <w:rFonts w:ascii="ＭＳ 明朝" w:hAnsi="ＭＳ 明朝"/>
                <w:color w:val="auto"/>
              </w:rPr>
            </w:pPr>
            <w:r w:rsidRPr="00A40688">
              <w:rPr>
                <w:rFonts w:ascii="ＭＳ 明朝" w:hAnsi="ＭＳ 明朝" w:hint="eastAsia"/>
                <w:color w:val="auto"/>
              </w:rPr>
              <w:t>（６）</w:t>
            </w:r>
            <w:r w:rsidR="00212F72" w:rsidRPr="00A40688">
              <w:rPr>
                <w:rFonts w:ascii="ＭＳ 明朝" w:hAnsi="ＭＳ 明朝" w:hint="eastAsia"/>
                <w:color w:val="auto"/>
              </w:rPr>
              <w:t>契約相手方は、携帯型情報通信･記録機器及びパソコン並びに可搬記憶媒体に</w:t>
            </w:r>
            <w:proofErr w:type="gramStart"/>
            <w:r w:rsidR="00212F72" w:rsidRPr="00A40688">
              <w:rPr>
                <w:rFonts w:ascii="ＭＳ 明朝" w:hAnsi="ＭＳ 明朝" w:hint="eastAsia"/>
                <w:color w:val="auto"/>
              </w:rPr>
              <w:t>つ</w:t>
            </w:r>
            <w:proofErr w:type="gramEnd"/>
          </w:p>
          <w:p w14:paraId="453E91BB" w14:textId="77777777" w:rsidR="00AF1D79" w:rsidRPr="00A40688" w:rsidRDefault="00212F72" w:rsidP="00AF1D79">
            <w:pPr>
              <w:pStyle w:val="a3"/>
              <w:suppressAutoHyphens/>
              <w:kinsoku w:val="0"/>
              <w:autoSpaceDE w:val="0"/>
              <w:autoSpaceDN w:val="0"/>
              <w:spacing w:line="280" w:lineRule="exact"/>
              <w:ind w:firstLineChars="300" w:firstLine="684"/>
              <w:rPr>
                <w:rFonts w:ascii="ＭＳ 明朝" w:hAnsi="ＭＳ 明朝"/>
                <w:color w:val="auto"/>
              </w:rPr>
            </w:pPr>
            <w:r w:rsidRPr="00A40688">
              <w:rPr>
                <w:rFonts w:ascii="ＭＳ 明朝" w:hAnsi="ＭＳ 明朝" w:hint="eastAsia"/>
                <w:color w:val="auto"/>
              </w:rPr>
              <w:lastRenderedPageBreak/>
              <w:t>いて、契約の履行に必要な場合を除き、役務実施場所に持ち込み及び持ち出しては</w:t>
            </w:r>
          </w:p>
          <w:p w14:paraId="1C7251EB" w14:textId="0DDF2942" w:rsidR="00212F72" w:rsidRPr="00A40688" w:rsidRDefault="00212F72" w:rsidP="00AF1D79">
            <w:pPr>
              <w:pStyle w:val="a3"/>
              <w:suppressAutoHyphens/>
              <w:kinsoku w:val="0"/>
              <w:autoSpaceDE w:val="0"/>
              <w:autoSpaceDN w:val="0"/>
              <w:spacing w:line="280" w:lineRule="exact"/>
              <w:ind w:firstLineChars="300" w:firstLine="684"/>
              <w:rPr>
                <w:rFonts w:ascii="ＭＳ 明朝" w:hAnsi="ＭＳ 明朝"/>
                <w:color w:val="auto"/>
              </w:rPr>
            </w:pPr>
            <w:r w:rsidRPr="00A40688">
              <w:rPr>
                <w:rFonts w:ascii="ＭＳ 明朝" w:hAnsi="ＭＳ 明朝" w:hint="eastAsia"/>
                <w:color w:val="auto"/>
              </w:rPr>
              <w:t>ならない。</w:t>
            </w:r>
          </w:p>
          <w:p w14:paraId="32696CE0" w14:textId="6EBE8A62" w:rsidR="0079795F" w:rsidRPr="00A40688" w:rsidRDefault="00AF1D79" w:rsidP="00AF1D79">
            <w:pPr>
              <w:pStyle w:val="a3"/>
              <w:spacing w:line="280" w:lineRule="exact"/>
              <w:ind w:firstLineChars="100" w:firstLine="228"/>
              <w:rPr>
                <w:rFonts w:ascii="ＭＳ 明朝" w:hAnsi="ＭＳ 明朝"/>
                <w:color w:val="auto"/>
              </w:rPr>
            </w:pPr>
            <w:r w:rsidRPr="00A40688">
              <w:rPr>
                <w:rFonts w:ascii="ＭＳ 明朝" w:hAnsi="ＭＳ 明朝" w:hint="eastAsia"/>
                <w:color w:val="auto"/>
              </w:rPr>
              <w:t>（７）</w:t>
            </w:r>
            <w:r w:rsidR="0079795F" w:rsidRPr="00A40688">
              <w:rPr>
                <w:rFonts w:ascii="ＭＳ 明朝" w:hAnsi="ＭＳ 明朝" w:hint="eastAsia"/>
                <w:color w:val="auto"/>
              </w:rPr>
              <w:t>調整</w:t>
            </w:r>
            <w:r w:rsidR="00967F23" w:rsidRPr="00A40688">
              <w:rPr>
                <w:rFonts w:ascii="ＭＳ 明朝" w:hAnsi="ＭＳ 明朝" w:hint="eastAsia"/>
                <w:color w:val="auto"/>
              </w:rPr>
              <w:t>等</w:t>
            </w:r>
          </w:p>
          <w:p w14:paraId="630AB0CE" w14:textId="19303B75" w:rsidR="00AF1D79" w:rsidRPr="00A40688" w:rsidRDefault="00AF1D79" w:rsidP="00967F23">
            <w:pPr>
              <w:pStyle w:val="a3"/>
              <w:spacing w:line="280" w:lineRule="exact"/>
              <w:ind w:firstLineChars="300" w:firstLine="684"/>
              <w:rPr>
                <w:rFonts w:ascii="ＭＳ 明朝" w:hAnsi="ＭＳ 明朝"/>
                <w:color w:val="auto"/>
              </w:rPr>
            </w:pPr>
            <w:r w:rsidRPr="00A40688">
              <w:rPr>
                <w:rFonts w:ascii="ＭＳ 明朝" w:hAnsi="ＭＳ 明朝" w:hint="eastAsia"/>
                <w:color w:val="auto"/>
              </w:rPr>
              <w:t>ア</w:t>
            </w:r>
            <w:r w:rsidR="0079795F" w:rsidRPr="00A40688">
              <w:rPr>
                <w:rFonts w:ascii="ＭＳ 明朝" w:hAnsi="ＭＳ 明朝" w:hint="eastAsia"/>
                <w:color w:val="auto"/>
              </w:rPr>
              <w:t xml:space="preserve">　契約相手方は、</w:t>
            </w:r>
            <w:r w:rsidRPr="00A40688">
              <w:rPr>
                <w:rFonts w:ascii="ＭＳ 明朝" w:hAnsi="ＭＳ 明朝" w:hint="eastAsia"/>
                <w:color w:val="auto"/>
              </w:rPr>
              <w:t>ホームページのコンテンツを維持管理及び制作等作業</w:t>
            </w:r>
            <w:r w:rsidR="0079795F" w:rsidRPr="00A40688">
              <w:rPr>
                <w:rFonts w:ascii="ＭＳ 明朝" w:hAnsi="ＭＳ 明朝" w:hint="eastAsia"/>
                <w:color w:val="auto"/>
              </w:rPr>
              <w:t>をする際</w:t>
            </w:r>
          </w:p>
          <w:p w14:paraId="20DB3608" w14:textId="64E99F96" w:rsidR="00212F72" w:rsidRPr="00A40688" w:rsidRDefault="0079795F" w:rsidP="00BC3D51">
            <w:pPr>
              <w:pStyle w:val="a3"/>
              <w:suppressAutoHyphens/>
              <w:kinsoku w:val="0"/>
              <w:autoSpaceDE w:val="0"/>
              <w:autoSpaceDN w:val="0"/>
              <w:spacing w:line="280" w:lineRule="exact"/>
              <w:ind w:leftChars="400" w:left="913"/>
              <w:rPr>
                <w:rFonts w:ascii="ＭＳ 明朝" w:hAnsi="ＭＳ 明朝"/>
                <w:color w:val="auto"/>
              </w:rPr>
            </w:pPr>
            <w:proofErr w:type="gramStart"/>
            <w:r w:rsidRPr="00A40688">
              <w:rPr>
                <w:rFonts w:ascii="ＭＳ 明朝" w:hAnsi="ＭＳ 明朝" w:hint="eastAsia"/>
                <w:color w:val="auto"/>
              </w:rPr>
              <w:t>、</w:t>
            </w:r>
            <w:proofErr w:type="gramEnd"/>
            <w:r w:rsidRPr="00A40688">
              <w:rPr>
                <w:rFonts w:ascii="ＭＳ 明朝" w:hAnsi="ＭＳ 明朝" w:hint="eastAsia"/>
                <w:color w:val="auto"/>
              </w:rPr>
              <w:t>防衛研究所</w:t>
            </w:r>
            <w:r w:rsidR="00BC3D51">
              <w:rPr>
                <w:rFonts w:ascii="ＭＳ 明朝" w:hAnsi="ＭＳ 明朝" w:hint="eastAsia"/>
                <w:color w:val="auto"/>
              </w:rPr>
              <w:t>電算機</w:t>
            </w:r>
            <w:r w:rsidRPr="00A40688">
              <w:rPr>
                <w:rFonts w:ascii="ＭＳ 明朝" w:hAnsi="ＭＳ 明朝" w:hint="eastAsia"/>
                <w:color w:val="auto"/>
              </w:rPr>
              <w:t>システムに何らかの損害等を与えた場合は、直ちに官側に報告し、対応要領を確認し、契約相手方の責任において速やかに復旧を行うこと。</w:t>
            </w:r>
          </w:p>
          <w:p w14:paraId="3B811063" w14:textId="77777777" w:rsidR="00967F23" w:rsidRPr="00A40688" w:rsidRDefault="00967F23" w:rsidP="00967F23">
            <w:pPr>
              <w:suppressAutoHyphens w:val="0"/>
              <w:kinsoku/>
              <w:wordWrap/>
              <w:overflowPunct/>
              <w:autoSpaceDE/>
              <w:autoSpaceDN/>
              <w:adjustRightInd/>
              <w:ind w:firstLineChars="300" w:firstLine="684"/>
              <w:jc w:val="both"/>
              <w:textAlignment w:val="auto"/>
              <w:rPr>
                <w:rFonts w:ascii="ＭＳ 明朝" w:hAnsi="ＭＳ 明朝"/>
              </w:rPr>
            </w:pPr>
            <w:r w:rsidRPr="00A40688">
              <w:rPr>
                <w:rFonts w:ascii="ＭＳ 明朝" w:hAnsi="ＭＳ 明朝" w:hint="eastAsia"/>
              </w:rPr>
              <w:t>イ　上記、ア項で復旧作業を行う際は、既存のシステム保守業者及び運用業者と調</w:t>
            </w:r>
          </w:p>
          <w:p w14:paraId="3938BE71" w14:textId="2C545D03" w:rsidR="00C14B81" w:rsidRPr="00297DCC" w:rsidRDefault="00967F23" w:rsidP="00967F23">
            <w:pPr>
              <w:suppressAutoHyphens w:val="0"/>
              <w:kinsoku/>
              <w:wordWrap/>
              <w:overflowPunct/>
              <w:autoSpaceDE/>
              <w:autoSpaceDN/>
              <w:adjustRightInd/>
              <w:ind w:firstLineChars="400" w:firstLine="913"/>
              <w:jc w:val="both"/>
              <w:textAlignment w:val="auto"/>
              <w:rPr>
                <w:rFonts w:ascii="ＭＳ 明朝" w:hAnsi="ＭＳ 明朝"/>
              </w:rPr>
            </w:pPr>
            <w:r w:rsidRPr="00A40688">
              <w:rPr>
                <w:rFonts w:ascii="ＭＳ 明朝" w:hAnsi="ＭＳ 明朝" w:hint="eastAsia"/>
              </w:rPr>
              <w:t>整を行い、運用中のシステムに影響を与えないようにすること。</w:t>
            </w:r>
          </w:p>
        </w:tc>
      </w:tr>
    </w:tbl>
    <w:p w14:paraId="73252246" w14:textId="77777777" w:rsidR="006A1986" w:rsidRPr="00297DCC" w:rsidRDefault="006A1986">
      <w:pPr>
        <w:pStyle w:val="a3"/>
        <w:adjustRightInd/>
        <w:spacing w:line="280" w:lineRule="exact"/>
        <w:rPr>
          <w:rFonts w:ascii="ＭＳ 明朝" w:hAnsi="ＭＳ 明朝" w:cs="Times New Roman"/>
          <w:color w:val="auto"/>
          <w:spacing w:val="2"/>
        </w:rPr>
      </w:pPr>
    </w:p>
    <w:sectPr w:rsidR="006A1986" w:rsidRPr="00297DCC" w:rsidSect="00E61D28">
      <w:type w:val="continuous"/>
      <w:pgSz w:w="11906" w:h="16838"/>
      <w:pgMar w:top="1134" w:right="1134" w:bottom="1134" w:left="1418" w:header="720" w:footer="720" w:gutter="0"/>
      <w:pgNumType w:start="1"/>
      <w:cols w:space="720"/>
      <w:noEndnote/>
      <w:docGrid w:type="linesAndChars" w:linePitch="280" w:charSpace="37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96D93" w14:textId="77777777" w:rsidR="00530013" w:rsidRDefault="00530013">
      <w:r>
        <w:separator/>
      </w:r>
    </w:p>
  </w:endnote>
  <w:endnote w:type="continuationSeparator" w:id="0">
    <w:p w14:paraId="4E17F0BA" w14:textId="77777777" w:rsidR="00530013" w:rsidRDefault="0053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151A" w14:textId="77777777" w:rsidR="00530013" w:rsidRDefault="00530013">
      <w:r>
        <w:rPr>
          <w:rFonts w:ascii="ＭＳ 明朝" w:cs="Times New Roman"/>
          <w:sz w:val="2"/>
          <w:szCs w:val="2"/>
        </w:rPr>
        <w:continuationSeparator/>
      </w:r>
    </w:p>
  </w:footnote>
  <w:footnote w:type="continuationSeparator" w:id="0">
    <w:p w14:paraId="5DD354E0" w14:textId="77777777" w:rsidR="00530013" w:rsidRDefault="00530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FA4"/>
    <w:multiLevelType w:val="hybridMultilevel"/>
    <w:tmpl w:val="54A6F702"/>
    <w:lvl w:ilvl="0" w:tplc="04C2EF64">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2C1B50A5"/>
    <w:multiLevelType w:val="hybridMultilevel"/>
    <w:tmpl w:val="7A5EE8F0"/>
    <w:lvl w:ilvl="0" w:tplc="F5100D16">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31874B29"/>
    <w:multiLevelType w:val="hybridMultilevel"/>
    <w:tmpl w:val="D6A62052"/>
    <w:lvl w:ilvl="0" w:tplc="97A06DBA">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33FE57EA"/>
    <w:multiLevelType w:val="hybridMultilevel"/>
    <w:tmpl w:val="5024FDDE"/>
    <w:lvl w:ilvl="0" w:tplc="EACAFFE6">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 w15:restartNumberingAfterBreak="0">
    <w:nsid w:val="3A0F0B3C"/>
    <w:multiLevelType w:val="hybridMultilevel"/>
    <w:tmpl w:val="D47AD18E"/>
    <w:lvl w:ilvl="0" w:tplc="31E8EFAA">
      <w:start w:val="1"/>
      <w:numFmt w:val="decimal"/>
      <w:lvlText w:val="(%1)"/>
      <w:lvlJc w:val="left"/>
      <w:pPr>
        <w:ind w:left="585" w:hanging="360"/>
      </w:pPr>
      <w:rPr>
        <w:rFonts w:hint="default"/>
      </w:rPr>
    </w:lvl>
    <w:lvl w:ilvl="1" w:tplc="B302D6E0">
      <w:start w:val="8"/>
      <w:numFmt w:val="decimal"/>
      <w:lvlText w:val="(%2)"/>
      <w:lvlJc w:val="left"/>
      <w:pPr>
        <w:ind w:left="1005" w:hanging="360"/>
      </w:pPr>
      <w:rPr>
        <w:rFonts w:hint="default"/>
      </w:r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5" w15:restartNumberingAfterBreak="0">
    <w:nsid w:val="6B5B5B12"/>
    <w:multiLevelType w:val="hybridMultilevel"/>
    <w:tmpl w:val="BAFAA23C"/>
    <w:lvl w:ilvl="0" w:tplc="53A41876">
      <w:start w:val="2"/>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6C303E3D"/>
    <w:multiLevelType w:val="hybridMultilevel"/>
    <w:tmpl w:val="966EA214"/>
    <w:lvl w:ilvl="0" w:tplc="5838EA7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45376573">
    <w:abstractNumId w:val="6"/>
  </w:num>
  <w:num w:numId="2" w16cid:durableId="1094327451">
    <w:abstractNumId w:val="5"/>
  </w:num>
  <w:num w:numId="3" w16cid:durableId="1581912101">
    <w:abstractNumId w:val="3"/>
  </w:num>
  <w:num w:numId="4" w16cid:durableId="1031614617">
    <w:abstractNumId w:val="2"/>
  </w:num>
  <w:num w:numId="5" w16cid:durableId="1100565743">
    <w:abstractNumId w:val="1"/>
  </w:num>
  <w:num w:numId="6" w16cid:durableId="872037559">
    <w:abstractNumId w:val="4"/>
  </w:num>
  <w:num w:numId="7" w16cid:durableId="15552362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1256869">
    <w15:presenceInfo w15:providerId="None" w15:userId="A1256869"/>
  </w15:person>
  <w15:person w15:author="takakuwa">
    <w15:presenceInfo w15:providerId="AD" w15:userId="S::takakuwa@caribou.co.jp::06c8f6ba-feff-41b4-941f-8b9eb08f00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trackRevisions/>
  <w:defaultTabStop w:val="848"/>
  <w:hyphenationZone w:val="0"/>
  <w:drawingGridHorizontalSpacing w:val="114"/>
  <w:drawingGridVerticalSpacing w:val="280"/>
  <w:displayHorizontalDrawingGridEvery w:val="0"/>
  <w:doNotShadeFormData/>
  <w:characterSpacingControl w:val="compressPunctuation"/>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40"/>
    <w:rsid w:val="00001BC7"/>
    <w:rsid w:val="00013830"/>
    <w:rsid w:val="00016F1E"/>
    <w:rsid w:val="000258BF"/>
    <w:rsid w:val="00033259"/>
    <w:rsid w:val="00036B7D"/>
    <w:rsid w:val="00043D32"/>
    <w:rsid w:val="000450DC"/>
    <w:rsid w:val="00052E3E"/>
    <w:rsid w:val="00053493"/>
    <w:rsid w:val="00057442"/>
    <w:rsid w:val="000652A8"/>
    <w:rsid w:val="00070D3C"/>
    <w:rsid w:val="00070F22"/>
    <w:rsid w:val="00070F36"/>
    <w:rsid w:val="00071A1E"/>
    <w:rsid w:val="00072515"/>
    <w:rsid w:val="0008288D"/>
    <w:rsid w:val="00087A3B"/>
    <w:rsid w:val="000A2730"/>
    <w:rsid w:val="000B2D3A"/>
    <w:rsid w:val="000C3923"/>
    <w:rsid w:val="000C451F"/>
    <w:rsid w:val="000E4427"/>
    <w:rsid w:val="000F4CE6"/>
    <w:rsid w:val="001131D4"/>
    <w:rsid w:val="00113D1E"/>
    <w:rsid w:val="00115989"/>
    <w:rsid w:val="00124201"/>
    <w:rsid w:val="001251D7"/>
    <w:rsid w:val="00125406"/>
    <w:rsid w:val="00133A9A"/>
    <w:rsid w:val="00146D01"/>
    <w:rsid w:val="00151853"/>
    <w:rsid w:val="00155EC7"/>
    <w:rsid w:val="00156D2B"/>
    <w:rsid w:val="001650C8"/>
    <w:rsid w:val="0016696E"/>
    <w:rsid w:val="00166B31"/>
    <w:rsid w:val="00166FAC"/>
    <w:rsid w:val="001709A6"/>
    <w:rsid w:val="001709AE"/>
    <w:rsid w:val="00170F7D"/>
    <w:rsid w:val="001722F0"/>
    <w:rsid w:val="00175CE5"/>
    <w:rsid w:val="001878CA"/>
    <w:rsid w:val="00191B86"/>
    <w:rsid w:val="00192169"/>
    <w:rsid w:val="001B207D"/>
    <w:rsid w:val="001B5432"/>
    <w:rsid w:val="001C0114"/>
    <w:rsid w:val="001C73C2"/>
    <w:rsid w:val="001D03CC"/>
    <w:rsid w:val="001D2B9E"/>
    <w:rsid w:val="001F42FC"/>
    <w:rsid w:val="0020766C"/>
    <w:rsid w:val="00211958"/>
    <w:rsid w:val="00212F72"/>
    <w:rsid w:val="0021758F"/>
    <w:rsid w:val="00223A5C"/>
    <w:rsid w:val="0023067B"/>
    <w:rsid w:val="0023325F"/>
    <w:rsid w:val="002371E2"/>
    <w:rsid w:val="00245E0A"/>
    <w:rsid w:val="0025194F"/>
    <w:rsid w:val="002520B4"/>
    <w:rsid w:val="002558B7"/>
    <w:rsid w:val="00255B39"/>
    <w:rsid w:val="002703CA"/>
    <w:rsid w:val="002712ED"/>
    <w:rsid w:val="00274655"/>
    <w:rsid w:val="00285BDE"/>
    <w:rsid w:val="00297B18"/>
    <w:rsid w:val="00297DCC"/>
    <w:rsid w:val="002A03EF"/>
    <w:rsid w:val="002A1236"/>
    <w:rsid w:val="002B32DC"/>
    <w:rsid w:val="002B5649"/>
    <w:rsid w:val="002B5B99"/>
    <w:rsid w:val="002C01E4"/>
    <w:rsid w:val="002E20D3"/>
    <w:rsid w:val="002E2EA0"/>
    <w:rsid w:val="002E42ED"/>
    <w:rsid w:val="002E7030"/>
    <w:rsid w:val="002F355D"/>
    <w:rsid w:val="00310B92"/>
    <w:rsid w:val="00323272"/>
    <w:rsid w:val="003239C1"/>
    <w:rsid w:val="0033024A"/>
    <w:rsid w:val="0033159C"/>
    <w:rsid w:val="003376A3"/>
    <w:rsid w:val="003455A9"/>
    <w:rsid w:val="003463EE"/>
    <w:rsid w:val="003559E4"/>
    <w:rsid w:val="003566E8"/>
    <w:rsid w:val="0035771D"/>
    <w:rsid w:val="00361382"/>
    <w:rsid w:val="003651A7"/>
    <w:rsid w:val="003652ED"/>
    <w:rsid w:val="00372185"/>
    <w:rsid w:val="00397924"/>
    <w:rsid w:val="00397A6A"/>
    <w:rsid w:val="003A4B7B"/>
    <w:rsid w:val="003A4ED0"/>
    <w:rsid w:val="003B0B96"/>
    <w:rsid w:val="003C2E81"/>
    <w:rsid w:val="003C464B"/>
    <w:rsid w:val="003D3B92"/>
    <w:rsid w:val="003D4AB7"/>
    <w:rsid w:val="003D570E"/>
    <w:rsid w:val="003F2D9F"/>
    <w:rsid w:val="00405A02"/>
    <w:rsid w:val="00410272"/>
    <w:rsid w:val="00431DD1"/>
    <w:rsid w:val="00432CCB"/>
    <w:rsid w:val="00437F7F"/>
    <w:rsid w:val="004412A8"/>
    <w:rsid w:val="00442523"/>
    <w:rsid w:val="00447B3D"/>
    <w:rsid w:val="00460D5C"/>
    <w:rsid w:val="0046244E"/>
    <w:rsid w:val="00473990"/>
    <w:rsid w:val="00473BFC"/>
    <w:rsid w:val="00480D3E"/>
    <w:rsid w:val="00494E70"/>
    <w:rsid w:val="004A679A"/>
    <w:rsid w:val="004B054C"/>
    <w:rsid w:val="004B1B33"/>
    <w:rsid w:val="004B63F6"/>
    <w:rsid w:val="004D2968"/>
    <w:rsid w:val="004D5D5E"/>
    <w:rsid w:val="004E5D48"/>
    <w:rsid w:val="004E6D44"/>
    <w:rsid w:val="004F02F1"/>
    <w:rsid w:val="004F1471"/>
    <w:rsid w:val="004F48B5"/>
    <w:rsid w:val="00506781"/>
    <w:rsid w:val="0051488B"/>
    <w:rsid w:val="005231AC"/>
    <w:rsid w:val="00530013"/>
    <w:rsid w:val="005347D9"/>
    <w:rsid w:val="0054331F"/>
    <w:rsid w:val="00552943"/>
    <w:rsid w:val="005651CD"/>
    <w:rsid w:val="00573C99"/>
    <w:rsid w:val="0057546D"/>
    <w:rsid w:val="005868BC"/>
    <w:rsid w:val="00597419"/>
    <w:rsid w:val="005A0D9D"/>
    <w:rsid w:val="005A38B9"/>
    <w:rsid w:val="005C6466"/>
    <w:rsid w:val="005D1B0A"/>
    <w:rsid w:val="005D3379"/>
    <w:rsid w:val="005E7305"/>
    <w:rsid w:val="005E792F"/>
    <w:rsid w:val="005F114D"/>
    <w:rsid w:val="005F6569"/>
    <w:rsid w:val="0061606A"/>
    <w:rsid w:val="00620AEC"/>
    <w:rsid w:val="006302D7"/>
    <w:rsid w:val="00633E81"/>
    <w:rsid w:val="00635BDF"/>
    <w:rsid w:val="006424E7"/>
    <w:rsid w:val="00653314"/>
    <w:rsid w:val="006554DC"/>
    <w:rsid w:val="006622B1"/>
    <w:rsid w:val="0066616E"/>
    <w:rsid w:val="00670252"/>
    <w:rsid w:val="00671A5B"/>
    <w:rsid w:val="0067607A"/>
    <w:rsid w:val="006804B2"/>
    <w:rsid w:val="00683EF9"/>
    <w:rsid w:val="006955FE"/>
    <w:rsid w:val="006A1986"/>
    <w:rsid w:val="006B34CE"/>
    <w:rsid w:val="006B3887"/>
    <w:rsid w:val="006B3DF6"/>
    <w:rsid w:val="006C4B4F"/>
    <w:rsid w:val="006C63BB"/>
    <w:rsid w:val="006C645E"/>
    <w:rsid w:val="006D083A"/>
    <w:rsid w:val="006D374B"/>
    <w:rsid w:val="006D66BF"/>
    <w:rsid w:val="00705E21"/>
    <w:rsid w:val="00706887"/>
    <w:rsid w:val="0071004C"/>
    <w:rsid w:val="0071650F"/>
    <w:rsid w:val="00716C09"/>
    <w:rsid w:val="00722C08"/>
    <w:rsid w:val="0072410E"/>
    <w:rsid w:val="007342BC"/>
    <w:rsid w:val="007406A6"/>
    <w:rsid w:val="007432FC"/>
    <w:rsid w:val="00756378"/>
    <w:rsid w:val="00757160"/>
    <w:rsid w:val="00764324"/>
    <w:rsid w:val="00777A23"/>
    <w:rsid w:val="00793001"/>
    <w:rsid w:val="00793D48"/>
    <w:rsid w:val="0079403D"/>
    <w:rsid w:val="0079463D"/>
    <w:rsid w:val="0079795F"/>
    <w:rsid w:val="007A3E20"/>
    <w:rsid w:val="007B22C8"/>
    <w:rsid w:val="007B6BA4"/>
    <w:rsid w:val="007D14FA"/>
    <w:rsid w:val="007D553D"/>
    <w:rsid w:val="007D7BEB"/>
    <w:rsid w:val="007E6C36"/>
    <w:rsid w:val="00812BA1"/>
    <w:rsid w:val="00826E87"/>
    <w:rsid w:val="00831D44"/>
    <w:rsid w:val="00832DE6"/>
    <w:rsid w:val="00834526"/>
    <w:rsid w:val="008433DC"/>
    <w:rsid w:val="00845FDE"/>
    <w:rsid w:val="0085208A"/>
    <w:rsid w:val="008615B8"/>
    <w:rsid w:val="00862853"/>
    <w:rsid w:val="00865BCD"/>
    <w:rsid w:val="00872D3E"/>
    <w:rsid w:val="00894228"/>
    <w:rsid w:val="0089684D"/>
    <w:rsid w:val="008A1A51"/>
    <w:rsid w:val="008A25BA"/>
    <w:rsid w:val="008A458A"/>
    <w:rsid w:val="008B5267"/>
    <w:rsid w:val="008B689D"/>
    <w:rsid w:val="008C328B"/>
    <w:rsid w:val="008F1164"/>
    <w:rsid w:val="008F5034"/>
    <w:rsid w:val="008F5C5C"/>
    <w:rsid w:val="008F5D12"/>
    <w:rsid w:val="00902BB2"/>
    <w:rsid w:val="009055A3"/>
    <w:rsid w:val="0090733D"/>
    <w:rsid w:val="0092291D"/>
    <w:rsid w:val="00931616"/>
    <w:rsid w:val="00940742"/>
    <w:rsid w:val="00942A74"/>
    <w:rsid w:val="009443BC"/>
    <w:rsid w:val="00944E0E"/>
    <w:rsid w:val="00950825"/>
    <w:rsid w:val="00950FC0"/>
    <w:rsid w:val="00954177"/>
    <w:rsid w:val="00957240"/>
    <w:rsid w:val="00957AA3"/>
    <w:rsid w:val="009650DD"/>
    <w:rsid w:val="009660E1"/>
    <w:rsid w:val="00967F23"/>
    <w:rsid w:val="0097611C"/>
    <w:rsid w:val="00977738"/>
    <w:rsid w:val="009805C3"/>
    <w:rsid w:val="00981B30"/>
    <w:rsid w:val="009927ED"/>
    <w:rsid w:val="00994323"/>
    <w:rsid w:val="009A1309"/>
    <w:rsid w:val="009A63F3"/>
    <w:rsid w:val="009B6110"/>
    <w:rsid w:val="009C0BAE"/>
    <w:rsid w:val="009C1819"/>
    <w:rsid w:val="009C569C"/>
    <w:rsid w:val="009D0D8A"/>
    <w:rsid w:val="009F5551"/>
    <w:rsid w:val="00A121FC"/>
    <w:rsid w:val="00A21D85"/>
    <w:rsid w:val="00A27C3C"/>
    <w:rsid w:val="00A3125D"/>
    <w:rsid w:val="00A319A9"/>
    <w:rsid w:val="00A36DA5"/>
    <w:rsid w:val="00A40688"/>
    <w:rsid w:val="00A41D37"/>
    <w:rsid w:val="00A55A56"/>
    <w:rsid w:val="00A647A8"/>
    <w:rsid w:val="00A71178"/>
    <w:rsid w:val="00A71569"/>
    <w:rsid w:val="00A75163"/>
    <w:rsid w:val="00A816E4"/>
    <w:rsid w:val="00AA0568"/>
    <w:rsid w:val="00AA4A84"/>
    <w:rsid w:val="00AA5B3A"/>
    <w:rsid w:val="00AA7CE5"/>
    <w:rsid w:val="00AD7A6A"/>
    <w:rsid w:val="00AE18B5"/>
    <w:rsid w:val="00AE4119"/>
    <w:rsid w:val="00AE4A8A"/>
    <w:rsid w:val="00AF1D79"/>
    <w:rsid w:val="00B05D25"/>
    <w:rsid w:val="00B10F33"/>
    <w:rsid w:val="00B118CE"/>
    <w:rsid w:val="00B172E1"/>
    <w:rsid w:val="00B21D80"/>
    <w:rsid w:val="00B23AF6"/>
    <w:rsid w:val="00B2489F"/>
    <w:rsid w:val="00B26AA4"/>
    <w:rsid w:val="00B32ADF"/>
    <w:rsid w:val="00B34154"/>
    <w:rsid w:val="00B36504"/>
    <w:rsid w:val="00B378B1"/>
    <w:rsid w:val="00B418A0"/>
    <w:rsid w:val="00B433A3"/>
    <w:rsid w:val="00B62C8A"/>
    <w:rsid w:val="00B63746"/>
    <w:rsid w:val="00B6474E"/>
    <w:rsid w:val="00B669EB"/>
    <w:rsid w:val="00B66F51"/>
    <w:rsid w:val="00B752DD"/>
    <w:rsid w:val="00B75F35"/>
    <w:rsid w:val="00B76511"/>
    <w:rsid w:val="00B96755"/>
    <w:rsid w:val="00B97B21"/>
    <w:rsid w:val="00BB4735"/>
    <w:rsid w:val="00BC160F"/>
    <w:rsid w:val="00BC27ED"/>
    <w:rsid w:val="00BC3D51"/>
    <w:rsid w:val="00BC62C3"/>
    <w:rsid w:val="00BD577A"/>
    <w:rsid w:val="00BE0E86"/>
    <w:rsid w:val="00BE3853"/>
    <w:rsid w:val="00BF1A9D"/>
    <w:rsid w:val="00C04ADE"/>
    <w:rsid w:val="00C0789E"/>
    <w:rsid w:val="00C07C60"/>
    <w:rsid w:val="00C12B30"/>
    <w:rsid w:val="00C14B81"/>
    <w:rsid w:val="00C21746"/>
    <w:rsid w:val="00C22069"/>
    <w:rsid w:val="00C310AC"/>
    <w:rsid w:val="00C3172B"/>
    <w:rsid w:val="00C53170"/>
    <w:rsid w:val="00C61130"/>
    <w:rsid w:val="00C63B9B"/>
    <w:rsid w:val="00C64AE8"/>
    <w:rsid w:val="00C72E6A"/>
    <w:rsid w:val="00C75533"/>
    <w:rsid w:val="00C90A64"/>
    <w:rsid w:val="00C95313"/>
    <w:rsid w:val="00C95927"/>
    <w:rsid w:val="00CA39EA"/>
    <w:rsid w:val="00CA474B"/>
    <w:rsid w:val="00CA4CD0"/>
    <w:rsid w:val="00CB6379"/>
    <w:rsid w:val="00CD3518"/>
    <w:rsid w:val="00CF1912"/>
    <w:rsid w:val="00D03439"/>
    <w:rsid w:val="00D0580B"/>
    <w:rsid w:val="00D1742C"/>
    <w:rsid w:val="00D22740"/>
    <w:rsid w:val="00D2476B"/>
    <w:rsid w:val="00D37A40"/>
    <w:rsid w:val="00D471F1"/>
    <w:rsid w:val="00D529E5"/>
    <w:rsid w:val="00D72EAE"/>
    <w:rsid w:val="00D777F6"/>
    <w:rsid w:val="00D86D48"/>
    <w:rsid w:val="00D93D0B"/>
    <w:rsid w:val="00D9512F"/>
    <w:rsid w:val="00D96C90"/>
    <w:rsid w:val="00D975A3"/>
    <w:rsid w:val="00D97D4D"/>
    <w:rsid w:val="00DA3C18"/>
    <w:rsid w:val="00DA4733"/>
    <w:rsid w:val="00DA7BCE"/>
    <w:rsid w:val="00DB3C37"/>
    <w:rsid w:val="00DB61DD"/>
    <w:rsid w:val="00DC6264"/>
    <w:rsid w:val="00DC6F3F"/>
    <w:rsid w:val="00DD5802"/>
    <w:rsid w:val="00DD7C11"/>
    <w:rsid w:val="00DF1B7F"/>
    <w:rsid w:val="00E02CB7"/>
    <w:rsid w:val="00E12843"/>
    <w:rsid w:val="00E14A3A"/>
    <w:rsid w:val="00E16C30"/>
    <w:rsid w:val="00E2395C"/>
    <w:rsid w:val="00E2507F"/>
    <w:rsid w:val="00E27610"/>
    <w:rsid w:val="00E40A49"/>
    <w:rsid w:val="00E43531"/>
    <w:rsid w:val="00E4363E"/>
    <w:rsid w:val="00E51681"/>
    <w:rsid w:val="00E51BCB"/>
    <w:rsid w:val="00E61D28"/>
    <w:rsid w:val="00E63A35"/>
    <w:rsid w:val="00E65010"/>
    <w:rsid w:val="00E67B25"/>
    <w:rsid w:val="00E71BE7"/>
    <w:rsid w:val="00E75E4B"/>
    <w:rsid w:val="00E86CD8"/>
    <w:rsid w:val="00E86ED7"/>
    <w:rsid w:val="00E96E86"/>
    <w:rsid w:val="00EA3C8F"/>
    <w:rsid w:val="00EB6C78"/>
    <w:rsid w:val="00EB6C88"/>
    <w:rsid w:val="00EB7D5E"/>
    <w:rsid w:val="00EC1E2D"/>
    <w:rsid w:val="00EC27BC"/>
    <w:rsid w:val="00EC3379"/>
    <w:rsid w:val="00ED107D"/>
    <w:rsid w:val="00ED5CE6"/>
    <w:rsid w:val="00EE7753"/>
    <w:rsid w:val="00F003FD"/>
    <w:rsid w:val="00F051CA"/>
    <w:rsid w:val="00F06626"/>
    <w:rsid w:val="00F105ED"/>
    <w:rsid w:val="00F25B9A"/>
    <w:rsid w:val="00F3657F"/>
    <w:rsid w:val="00F45F42"/>
    <w:rsid w:val="00F57EB3"/>
    <w:rsid w:val="00F73E4C"/>
    <w:rsid w:val="00F745B6"/>
    <w:rsid w:val="00F755CB"/>
    <w:rsid w:val="00F84564"/>
    <w:rsid w:val="00F847BB"/>
    <w:rsid w:val="00F8706B"/>
    <w:rsid w:val="00F903A7"/>
    <w:rsid w:val="00F906B9"/>
    <w:rsid w:val="00F95760"/>
    <w:rsid w:val="00F95F15"/>
    <w:rsid w:val="00FA0D18"/>
    <w:rsid w:val="00FA5D22"/>
    <w:rsid w:val="00FB09BF"/>
    <w:rsid w:val="00FB175F"/>
    <w:rsid w:val="00FC3142"/>
    <w:rsid w:val="00FC66C1"/>
    <w:rsid w:val="00FD69C9"/>
    <w:rsid w:val="00FE0A9A"/>
    <w:rsid w:val="00FE4FF0"/>
    <w:rsid w:val="00FF0695"/>
    <w:rsid w:val="00FF101D"/>
    <w:rsid w:val="00FF19F2"/>
    <w:rsid w:val="00FF47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A45C1DB"/>
  <w14:defaultImageDpi w14:val="0"/>
  <w15:chartTrackingRefBased/>
  <w15:docId w15:val="{2B782396-5BB8-47A4-85B2-CDAAF7D5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kinsoku w:val="0"/>
      <w:wordWrap w:val="0"/>
      <w:overflowPunct w:val="0"/>
      <w:autoSpaceDE w:val="0"/>
      <w:autoSpaceDN w:val="0"/>
      <w:adjustRightInd w:val="0"/>
      <w:textAlignment w:val="baseline"/>
    </w:pPr>
    <w:rPr>
      <w:rFonts w:cs="ＭＳ 明朝"/>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標準(太郎文書スタイル)"/>
    <w:uiPriority w:val="99"/>
    <w:pPr>
      <w:widowControl w:val="0"/>
      <w:overflowPunct w:val="0"/>
      <w:adjustRightInd w:val="0"/>
      <w:jc w:val="both"/>
      <w:textAlignment w:val="baseline"/>
    </w:pPr>
    <w:rPr>
      <w:rFonts w:cs="ＭＳ 明朝"/>
      <w:color w:val="000000"/>
      <w:sz w:val="21"/>
      <w:szCs w:val="21"/>
    </w:rPr>
  </w:style>
  <w:style w:type="character" w:customStyle="1" w:styleId="a4">
    <w:name w:val="脚注(標準)"/>
    <w:uiPriority w:val="99"/>
    <w:rPr>
      <w:sz w:val="21"/>
      <w:vertAlign w:val="superscript"/>
    </w:rPr>
  </w:style>
  <w:style w:type="character" w:customStyle="1" w:styleId="a5">
    <w:name w:val="脚注ｴﾘｱ(標準)"/>
    <w:uiPriority w:val="99"/>
  </w:style>
  <w:style w:type="paragraph" w:styleId="a6">
    <w:name w:val="header"/>
    <w:basedOn w:val="a"/>
    <w:link w:val="a7"/>
    <w:uiPriority w:val="99"/>
    <w:unhideWhenUsed/>
    <w:rsid w:val="003651A7"/>
    <w:pPr>
      <w:tabs>
        <w:tab w:val="center" w:pos="4252"/>
        <w:tab w:val="right" w:pos="8504"/>
      </w:tabs>
      <w:snapToGrid w:val="0"/>
    </w:pPr>
  </w:style>
  <w:style w:type="character" w:customStyle="1" w:styleId="a7">
    <w:name w:val="ヘッダー (文字)"/>
    <w:link w:val="a6"/>
    <w:uiPriority w:val="99"/>
    <w:locked/>
    <w:rsid w:val="003651A7"/>
    <w:rPr>
      <w:rFonts w:cs="ＭＳ 明朝"/>
      <w:kern w:val="0"/>
    </w:rPr>
  </w:style>
  <w:style w:type="paragraph" w:styleId="a8">
    <w:name w:val="footer"/>
    <w:basedOn w:val="a"/>
    <w:link w:val="a9"/>
    <w:uiPriority w:val="99"/>
    <w:unhideWhenUsed/>
    <w:rsid w:val="003651A7"/>
    <w:pPr>
      <w:tabs>
        <w:tab w:val="center" w:pos="4252"/>
        <w:tab w:val="right" w:pos="8504"/>
      </w:tabs>
      <w:snapToGrid w:val="0"/>
    </w:pPr>
  </w:style>
  <w:style w:type="character" w:customStyle="1" w:styleId="a9">
    <w:name w:val="フッター (文字)"/>
    <w:link w:val="a8"/>
    <w:uiPriority w:val="99"/>
    <w:locked/>
    <w:rsid w:val="003651A7"/>
    <w:rPr>
      <w:rFonts w:cs="ＭＳ 明朝"/>
      <w:kern w:val="0"/>
    </w:rPr>
  </w:style>
  <w:style w:type="paragraph" w:styleId="aa">
    <w:name w:val="Balloon Text"/>
    <w:basedOn w:val="a"/>
    <w:link w:val="ab"/>
    <w:uiPriority w:val="99"/>
    <w:semiHidden/>
    <w:unhideWhenUsed/>
    <w:rsid w:val="00E86ED7"/>
    <w:rPr>
      <w:rFonts w:ascii="Arial" w:eastAsia="ＭＳ ゴシック" w:hAnsi="Arial" w:cs="Times New Roman"/>
      <w:sz w:val="18"/>
      <w:szCs w:val="18"/>
    </w:rPr>
  </w:style>
  <w:style w:type="character" w:customStyle="1" w:styleId="ab">
    <w:name w:val="吹き出し (文字)"/>
    <w:link w:val="aa"/>
    <w:uiPriority w:val="99"/>
    <w:semiHidden/>
    <w:rsid w:val="00E86ED7"/>
    <w:rPr>
      <w:rFonts w:ascii="Arial" w:eastAsia="ＭＳ ゴシック" w:hAnsi="Arial" w:cs="Times New Roman"/>
      <w:sz w:val="18"/>
      <w:szCs w:val="18"/>
    </w:rPr>
  </w:style>
  <w:style w:type="paragraph" w:styleId="ac">
    <w:name w:val="Date"/>
    <w:basedOn w:val="a"/>
    <w:next w:val="a"/>
    <w:link w:val="ad"/>
    <w:rsid w:val="008C328B"/>
    <w:pPr>
      <w:suppressAutoHyphens w:val="0"/>
      <w:kinsoku/>
      <w:wordWrap/>
      <w:overflowPunct/>
      <w:autoSpaceDE/>
      <w:autoSpaceDN/>
      <w:adjustRightInd/>
      <w:jc w:val="both"/>
      <w:textAlignment w:val="auto"/>
    </w:pPr>
    <w:rPr>
      <w:rFonts w:ascii="Century" w:hAnsi="Century" w:cs="Times New Roman"/>
      <w:kern w:val="2"/>
      <w:szCs w:val="20"/>
    </w:rPr>
  </w:style>
  <w:style w:type="character" w:customStyle="1" w:styleId="ad">
    <w:name w:val="日付 (文字)"/>
    <w:link w:val="ac"/>
    <w:rsid w:val="008C328B"/>
    <w:rPr>
      <w:rFonts w:ascii="Century" w:hAnsi="Century"/>
      <w:kern w:val="2"/>
      <w:sz w:val="21"/>
    </w:rPr>
  </w:style>
  <w:style w:type="character" w:styleId="ae">
    <w:name w:val="annotation reference"/>
    <w:basedOn w:val="a0"/>
    <w:uiPriority w:val="99"/>
    <w:semiHidden/>
    <w:unhideWhenUsed/>
    <w:rsid w:val="00756378"/>
    <w:rPr>
      <w:sz w:val="18"/>
      <w:szCs w:val="18"/>
    </w:rPr>
  </w:style>
  <w:style w:type="paragraph" w:styleId="af">
    <w:name w:val="annotation text"/>
    <w:basedOn w:val="a"/>
    <w:link w:val="af0"/>
    <w:uiPriority w:val="99"/>
    <w:semiHidden/>
    <w:unhideWhenUsed/>
    <w:rsid w:val="00756378"/>
  </w:style>
  <w:style w:type="character" w:customStyle="1" w:styleId="af0">
    <w:name w:val="コメント文字列 (文字)"/>
    <w:basedOn w:val="a0"/>
    <w:link w:val="af"/>
    <w:uiPriority w:val="99"/>
    <w:semiHidden/>
    <w:rsid w:val="00756378"/>
    <w:rPr>
      <w:rFonts w:cs="ＭＳ 明朝"/>
      <w:sz w:val="21"/>
      <w:szCs w:val="21"/>
    </w:rPr>
  </w:style>
  <w:style w:type="paragraph" w:styleId="af1">
    <w:name w:val="annotation subject"/>
    <w:basedOn w:val="af"/>
    <w:next w:val="af"/>
    <w:link w:val="af2"/>
    <w:uiPriority w:val="99"/>
    <w:semiHidden/>
    <w:unhideWhenUsed/>
    <w:rsid w:val="00756378"/>
    <w:rPr>
      <w:b/>
      <w:bCs/>
    </w:rPr>
  </w:style>
  <w:style w:type="character" w:customStyle="1" w:styleId="af2">
    <w:name w:val="コメント内容 (文字)"/>
    <w:basedOn w:val="af0"/>
    <w:link w:val="af1"/>
    <w:uiPriority w:val="99"/>
    <w:semiHidden/>
    <w:rsid w:val="00756378"/>
    <w:rPr>
      <w:rFonts w:cs="ＭＳ 明朝"/>
      <w:b/>
      <w:bCs/>
      <w:sz w:val="21"/>
      <w:szCs w:val="21"/>
    </w:rPr>
  </w:style>
  <w:style w:type="paragraph" w:styleId="af3">
    <w:name w:val="Revision"/>
    <w:hidden/>
    <w:uiPriority w:val="99"/>
    <w:semiHidden/>
    <w:rsid w:val="00B75F35"/>
    <w:rPr>
      <w:rFonts w:cs="ＭＳ 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8BED1-11E9-46A1-82F5-269BE69FE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642</Words>
  <Characters>3661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防衛庁</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防衛研究所</dc:creator>
  <cp:keywords/>
  <cp:lastModifiedBy>takakuwa</cp:lastModifiedBy>
  <cp:revision>4</cp:revision>
  <cp:lastPrinted>2024-02-26T02:48:00Z</cp:lastPrinted>
  <dcterms:created xsi:type="dcterms:W3CDTF">2025-12-19T04:54:00Z</dcterms:created>
  <dcterms:modified xsi:type="dcterms:W3CDTF">2025-12-23T05:45:00Z</dcterms:modified>
</cp:coreProperties>
</file>